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F3B" w:rsidRPr="00277095" w:rsidRDefault="00174F3B">
      <w:pPr>
        <w:rPr>
          <w:ins w:id="0" w:author="Humayra Tasnim" w:date="2017-07-21T13:47:00Z"/>
          <w:sz w:val="24"/>
          <w:szCs w:val="32"/>
          <w:rPrChange w:id="1" w:author="Humayra Tasnim" w:date="2017-07-21T13:56:00Z">
            <w:rPr>
              <w:ins w:id="2" w:author="Humayra Tasnim" w:date="2017-07-21T13:47:00Z"/>
            </w:rPr>
          </w:rPrChange>
        </w:rPr>
      </w:pPr>
      <w:bookmarkStart w:id="3" w:name="_Hlk488425738"/>
      <w:bookmarkEnd w:id="3"/>
      <w:ins w:id="4" w:author="Humayra Tasnim" w:date="2017-07-21T13:47:00Z">
        <w:r w:rsidRPr="00277095">
          <w:rPr>
            <w:sz w:val="24"/>
            <w:szCs w:val="32"/>
            <w:rPrChange w:id="5" w:author="Humayra Tasnim" w:date="2017-07-21T13:56:00Z">
              <w:rPr/>
            </w:rPrChange>
          </w:rPr>
          <w:t>Results and Figures</w:t>
        </w:r>
      </w:ins>
    </w:p>
    <w:p w:rsidR="00174F3B" w:rsidRPr="00277095" w:rsidRDefault="00174F3B">
      <w:pPr>
        <w:rPr>
          <w:ins w:id="6" w:author="Humayra Tasnim" w:date="2017-07-21T13:47:00Z"/>
          <w:sz w:val="24"/>
          <w:szCs w:val="32"/>
          <w:rPrChange w:id="7" w:author="Humayra Tasnim" w:date="2017-07-21T13:56:00Z">
            <w:rPr>
              <w:ins w:id="8" w:author="Humayra Tasnim" w:date="2017-07-21T13:47:00Z"/>
            </w:rPr>
          </w:rPrChange>
        </w:rPr>
      </w:pPr>
      <w:ins w:id="9" w:author="Humayra Tasnim" w:date="2017-07-21T13:47:00Z">
        <w:r w:rsidRPr="00277095">
          <w:rPr>
            <w:sz w:val="24"/>
            <w:szCs w:val="32"/>
            <w:rPrChange w:id="10" w:author="Humayra Tasnim" w:date="2017-07-21T13:56:00Z">
              <w:rPr/>
            </w:rPrChange>
          </w:rPr>
          <w:t>Hotspot Analysis:</w:t>
        </w:r>
      </w:ins>
    </w:p>
    <w:p w:rsidR="00174F3B" w:rsidRPr="00F25138" w:rsidRDefault="00174F3B">
      <w:pPr>
        <w:autoSpaceDE w:val="0"/>
        <w:autoSpaceDN w:val="0"/>
        <w:adjustRightInd w:val="0"/>
        <w:spacing w:after="0" w:line="240" w:lineRule="auto"/>
        <w:jc w:val="both"/>
        <w:rPr>
          <w:ins w:id="11" w:author="Humayra Tasnim" w:date="2017-07-21T13:47:00Z"/>
          <w:rFonts w:ascii="Calibri" w:hAnsi="Calibri" w:cs="Calibri"/>
          <w:szCs w:val="22"/>
          <w:rPrChange w:id="12" w:author="Humayra Tasnim" w:date="2017-07-21T14:06:00Z">
            <w:rPr>
              <w:ins w:id="13" w:author="Humayra Tasnim" w:date="2017-07-21T13:47:00Z"/>
              <w:rFonts w:ascii="CMR10" w:hAnsi="CMR10" w:cs="CMR10"/>
              <w:sz w:val="20"/>
              <w:szCs w:val="20"/>
            </w:rPr>
          </w:rPrChange>
        </w:rPr>
        <w:pPrChange w:id="14" w:author="Humayra Tasnim" w:date="2017-07-21T14:0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5" w:author="Humayra Tasnim" w:date="2017-07-21T13:47:00Z">
        <w:r w:rsidRPr="00F25138">
          <w:rPr>
            <w:rFonts w:ascii="Calibri" w:hAnsi="Calibri" w:cs="Calibri"/>
            <w:szCs w:val="22"/>
            <w:rPrChange w:id="16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From the data files, spots that are visited by a unique number of T-cells are counted and the distribution of the visits is taken. The mean and standard</w:t>
        </w:r>
      </w:ins>
      <w:ins w:id="17" w:author="Humayra Tasnim" w:date="2017-07-21T13:48:00Z">
        <w:r w:rsidRPr="00F25138">
          <w:rPr>
            <w:rFonts w:ascii="Calibri" w:hAnsi="Calibri" w:cs="Calibri"/>
            <w:szCs w:val="22"/>
            <w:rPrChange w:id="18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19" w:author="Humayra Tasnim" w:date="2017-07-21T13:47:00Z">
        <w:r w:rsidRPr="00F25138">
          <w:rPr>
            <w:rFonts w:ascii="Calibri" w:hAnsi="Calibri" w:cs="Calibri"/>
            <w:szCs w:val="22"/>
            <w:rPrChange w:id="20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deviation of each experiment is calculated. Any number of visits that is more</w:t>
        </w:r>
      </w:ins>
      <w:ins w:id="21" w:author="Humayra Tasnim" w:date="2017-07-21T13:48:00Z">
        <w:r w:rsidRPr="00F25138">
          <w:rPr>
            <w:rFonts w:ascii="Calibri" w:hAnsi="Calibri" w:cs="Calibri"/>
            <w:szCs w:val="22"/>
            <w:rPrChange w:id="22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23" w:author="Humayra Tasnim" w:date="2017-07-21T13:47:00Z">
        <w:r w:rsidRPr="00F25138">
          <w:rPr>
            <w:rFonts w:ascii="Calibri" w:hAnsi="Calibri" w:cs="Calibri"/>
            <w:szCs w:val="22"/>
            <w:rPrChange w:id="24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than two standard deviations from the mean is what we are counting as hot</w:t>
        </w:r>
      </w:ins>
      <w:ins w:id="25" w:author="Humayra Tasnim" w:date="2017-07-21T13:48:00Z">
        <w:r w:rsidRPr="00F25138">
          <w:rPr>
            <w:rFonts w:ascii="Calibri" w:hAnsi="Calibri" w:cs="Calibri"/>
            <w:szCs w:val="22"/>
            <w:rPrChange w:id="26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27" w:author="Humayra Tasnim" w:date="2017-07-21T13:47:00Z">
        <w:r w:rsidRPr="00F25138">
          <w:rPr>
            <w:rFonts w:ascii="Calibri" w:hAnsi="Calibri" w:cs="Calibri"/>
            <w:szCs w:val="22"/>
            <w:rPrChange w:id="28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spots.</w:t>
        </w:r>
      </w:ins>
    </w:p>
    <w:p w:rsidR="00174F3B" w:rsidRPr="00F25138" w:rsidRDefault="00174F3B">
      <w:pPr>
        <w:autoSpaceDE w:val="0"/>
        <w:autoSpaceDN w:val="0"/>
        <w:adjustRightInd w:val="0"/>
        <w:spacing w:after="0" w:line="240" w:lineRule="auto"/>
        <w:jc w:val="both"/>
        <w:rPr>
          <w:ins w:id="29" w:author="Humayra Tasnim" w:date="2017-07-21T13:48:00Z"/>
          <w:rFonts w:ascii="Calibri" w:hAnsi="Calibri" w:cs="Calibri"/>
          <w:szCs w:val="22"/>
          <w:rPrChange w:id="30" w:author="Humayra Tasnim" w:date="2017-07-21T14:06:00Z">
            <w:rPr>
              <w:ins w:id="31" w:author="Humayra Tasnim" w:date="2017-07-21T13:48:00Z"/>
              <w:rFonts w:ascii="CMR10" w:hAnsi="CMR10" w:cs="CMR10"/>
              <w:sz w:val="20"/>
              <w:szCs w:val="20"/>
            </w:rPr>
          </w:rPrChange>
        </w:rPr>
        <w:pPrChange w:id="32" w:author="Humayra Tasnim" w:date="2017-07-21T14:06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4F3B" w:rsidRPr="00F25138" w:rsidRDefault="00174F3B">
      <w:pPr>
        <w:autoSpaceDE w:val="0"/>
        <w:autoSpaceDN w:val="0"/>
        <w:adjustRightInd w:val="0"/>
        <w:spacing w:after="0" w:line="240" w:lineRule="auto"/>
        <w:jc w:val="both"/>
        <w:rPr>
          <w:ins w:id="33" w:author="Humayra Tasnim" w:date="2017-07-21T13:47:00Z"/>
          <w:rFonts w:ascii="Calibri" w:hAnsi="Calibri" w:cs="Calibri"/>
          <w:szCs w:val="22"/>
          <w:rPrChange w:id="34" w:author="Humayra Tasnim" w:date="2017-07-21T14:06:00Z">
            <w:rPr>
              <w:ins w:id="35" w:author="Humayra Tasnim" w:date="2017-07-21T13:47:00Z"/>
              <w:rFonts w:ascii="CMR10" w:hAnsi="CMR10" w:cs="CMR10"/>
              <w:sz w:val="20"/>
              <w:szCs w:val="20"/>
            </w:rPr>
          </w:rPrChange>
        </w:rPr>
        <w:pPrChange w:id="36" w:author="Humayra Tasnim" w:date="2017-07-21T14:0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7" w:author="Humayra Tasnim" w:date="2017-07-21T13:47:00Z">
        <w:r w:rsidRPr="00F25138">
          <w:rPr>
            <w:rFonts w:ascii="Calibri" w:hAnsi="Calibri" w:cs="Calibri"/>
            <w:szCs w:val="22"/>
            <w:rPrChange w:id="38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W</w:t>
        </w:r>
        <w:r w:rsidR="00F25138" w:rsidRPr="00F25138">
          <w:rPr>
            <w:rFonts w:ascii="Calibri" w:hAnsi="Calibri" w:cs="Calibri"/>
            <w:szCs w:val="22"/>
            <w:rPrChange w:id="39" w:author="Humayra Tasnim" w:date="2017-07-21T14:06:00Z">
              <w:rPr>
                <w:rFonts w:ascii="CMR10" w:hAnsi="CMR10" w:cs="CMR10"/>
                <w:szCs w:val="22"/>
              </w:rPr>
            </w:rPrChange>
          </w:rPr>
          <w:t>e have 40</w:t>
        </w:r>
      </w:ins>
      <w:ins w:id="40" w:author="Humayra Tasnim" w:date="2017-07-21T14:17:00Z">
        <w:r w:rsidR="00CB5DB2">
          <w:rPr>
            <w:rFonts w:ascii="Calibri" w:hAnsi="Calibri" w:cs="Calibri"/>
            <w:szCs w:val="22"/>
          </w:rPr>
          <w:t xml:space="preserve"> </w:t>
        </w:r>
        <w:r w:rsidR="00CB5DB2" w:rsidRPr="00CB5DB2">
          <w:rPr>
            <w:rFonts w:ascii="Calibri" w:hAnsi="Calibri" w:cs="Calibri"/>
            <w:szCs w:val="22"/>
            <w:rPrChange w:id="41" w:author="Humayra Tasnim" w:date="2017-07-21T14:17:00Z">
              <w:rPr>
                <w:rFonts w:ascii="Calibri" w:hAnsi="Calibri" w:cs="Calibri"/>
                <w:sz w:val="20"/>
                <w:szCs w:val="20"/>
              </w:rPr>
            </w:rPrChange>
          </w:rPr>
          <w:t>wild type data</w:t>
        </w:r>
      </w:ins>
      <w:ins w:id="42" w:author="Humayra Tasnim" w:date="2017-07-21T13:47:00Z">
        <w:r w:rsidR="00F25138" w:rsidRPr="00F25138">
          <w:rPr>
            <w:rFonts w:ascii="Calibri" w:hAnsi="Calibri" w:cs="Calibri"/>
            <w:szCs w:val="22"/>
            <w:rPrChange w:id="43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</w:t>
        </w:r>
      </w:ins>
      <w:ins w:id="44" w:author="Humayra Tasnim" w:date="2017-07-21T14:18:00Z">
        <w:r w:rsidR="00CB5DB2">
          <w:rPr>
            <w:rFonts w:ascii="Calibri" w:hAnsi="Calibri" w:cs="Calibri"/>
            <w:szCs w:val="22"/>
          </w:rPr>
          <w:t>(</w:t>
        </w:r>
      </w:ins>
      <w:ins w:id="45" w:author="Humayra Tasnim" w:date="2017-07-21T13:47:00Z">
        <w:r w:rsidR="00F25138" w:rsidRPr="00F25138">
          <w:rPr>
            <w:rFonts w:ascii="Calibri" w:hAnsi="Calibri" w:cs="Calibri"/>
            <w:szCs w:val="22"/>
            <w:rPrChange w:id="46" w:author="Humayra Tasnim" w:date="2017-07-21T14:06:00Z">
              <w:rPr>
                <w:rFonts w:ascii="CMR10" w:hAnsi="CMR10" w:cs="CMR10"/>
                <w:szCs w:val="22"/>
              </w:rPr>
            </w:rPrChange>
          </w:rPr>
          <w:t>WT</w:t>
        </w:r>
      </w:ins>
      <w:ins w:id="47" w:author="Humayra Tasnim" w:date="2017-07-21T14:18:00Z">
        <w:r w:rsidR="00CB5DB2">
          <w:rPr>
            <w:rFonts w:ascii="Calibri" w:hAnsi="Calibri" w:cs="Calibri"/>
            <w:szCs w:val="22"/>
          </w:rPr>
          <w:t>)</w:t>
        </w:r>
      </w:ins>
      <w:ins w:id="48" w:author="Humayra Tasnim" w:date="2017-07-21T14:17:00Z">
        <w:r w:rsidR="00CB5DB2">
          <w:rPr>
            <w:rFonts w:ascii="Calibri" w:hAnsi="Calibri" w:cs="Calibri"/>
            <w:szCs w:val="22"/>
          </w:rPr>
          <w:t xml:space="preserve"> </w:t>
        </w:r>
      </w:ins>
      <w:ins w:id="49" w:author="Humayra Tasnim" w:date="2017-07-21T13:47:00Z">
        <w:r w:rsidR="00F25138" w:rsidRPr="00F25138">
          <w:rPr>
            <w:rFonts w:ascii="Calibri" w:hAnsi="Calibri" w:cs="Calibri"/>
            <w:szCs w:val="22"/>
            <w:rPrChange w:id="50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data and 18 </w:t>
        </w:r>
        <w:r w:rsidRPr="00F25138">
          <w:rPr>
            <w:rFonts w:ascii="Calibri" w:hAnsi="Calibri" w:cs="Calibri"/>
            <w:szCs w:val="22"/>
            <w:rPrChange w:id="51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CCR7</w:t>
        </w:r>
      </w:ins>
      <w:ins w:id="52" w:author="Humayra Tasnim" w:date="2017-07-21T14:31:00Z">
        <w:r w:rsidR="00BC09B8">
          <w:rPr>
            <w:rFonts w:ascii="Calibri" w:hAnsi="Calibri" w:cs="Calibri"/>
            <w:szCs w:val="22"/>
          </w:rPr>
          <w:t xml:space="preserve"> </w:t>
        </w:r>
      </w:ins>
      <w:ins w:id="53" w:author="Humayra Tasnim" w:date="2017-07-21T13:47:00Z">
        <w:r w:rsidRPr="00F25138">
          <w:rPr>
            <w:rFonts w:ascii="Calibri" w:hAnsi="Calibri" w:cs="Calibri"/>
            <w:szCs w:val="22"/>
            <w:rPrChange w:id="54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KO data</w:t>
        </w:r>
      </w:ins>
      <w:ins w:id="55" w:author="Humayra Tasnim" w:date="2017-07-21T14:05:00Z">
        <w:r w:rsidR="00F25138" w:rsidRPr="00F25138">
          <w:rPr>
            <w:rFonts w:ascii="Calibri" w:hAnsi="Calibri" w:cs="Calibri"/>
            <w:szCs w:val="22"/>
            <w:rPrChange w:id="56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(filtered)</w:t>
        </w:r>
      </w:ins>
      <w:ins w:id="57" w:author="Humayra Tasnim" w:date="2017-07-21T13:47:00Z">
        <w:r w:rsidRPr="00F25138">
          <w:rPr>
            <w:rFonts w:ascii="Calibri" w:hAnsi="Calibri" w:cs="Calibri"/>
            <w:szCs w:val="22"/>
            <w:rPrChange w:id="58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. A way to compare the</w:t>
        </w:r>
      </w:ins>
      <w:ins w:id="59" w:author="Humayra Tasnim" w:date="2017-07-21T13:48:00Z">
        <w:r w:rsidRPr="00F25138">
          <w:rPr>
            <w:rFonts w:ascii="Calibri" w:hAnsi="Calibri" w:cs="Calibri"/>
            <w:szCs w:val="22"/>
            <w:rPrChange w:id="60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61" w:author="Humayra Tasnim" w:date="2017-07-21T13:47:00Z">
        <w:r w:rsidRPr="00F25138">
          <w:rPr>
            <w:rFonts w:ascii="Calibri" w:hAnsi="Calibri" w:cs="Calibri"/>
            <w:szCs w:val="22"/>
            <w:rPrChange w:id="62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number of </w:t>
        </w:r>
        <w:proofErr w:type="spellStart"/>
        <w:r w:rsidRPr="00F25138">
          <w:rPr>
            <w:rFonts w:ascii="Calibri" w:hAnsi="Calibri" w:cs="Calibri"/>
            <w:szCs w:val="22"/>
            <w:rPrChange w:id="63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hotsopts</w:t>
        </w:r>
        <w:proofErr w:type="spellEnd"/>
        <w:r w:rsidRPr="00F25138">
          <w:rPr>
            <w:rFonts w:ascii="Calibri" w:hAnsi="Calibri" w:cs="Calibri"/>
            <w:szCs w:val="22"/>
            <w:rPrChange w:id="64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in the CCR7 knockout experiments with the number of</w:t>
        </w:r>
      </w:ins>
      <w:ins w:id="65" w:author="Humayra Tasnim" w:date="2017-07-21T13:49:00Z">
        <w:r w:rsidRPr="00F25138">
          <w:rPr>
            <w:rFonts w:ascii="Calibri" w:hAnsi="Calibri" w:cs="Calibri"/>
            <w:szCs w:val="22"/>
            <w:rPrChange w:id="66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67" w:author="Humayra Tasnim" w:date="2017-07-21T13:47:00Z">
        <w:r w:rsidRPr="00F25138">
          <w:rPr>
            <w:rFonts w:ascii="Calibri" w:hAnsi="Calibri" w:cs="Calibri"/>
            <w:szCs w:val="22"/>
            <w:rPrChange w:id="68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hotspots in the Wild Type experiments is to cons</w:t>
        </w:r>
        <w:r w:rsidR="00F25138" w:rsidRPr="00F25138">
          <w:rPr>
            <w:rFonts w:ascii="Calibri" w:hAnsi="Calibri" w:cs="Calibri"/>
            <w:szCs w:val="22"/>
            <w:rPrChange w:id="69" w:author="Humayra Tasnim" w:date="2017-07-21T14:06:00Z">
              <w:rPr>
                <w:rFonts w:ascii="CMR10" w:hAnsi="CMR10" w:cs="CMR10"/>
                <w:szCs w:val="22"/>
              </w:rPr>
            </w:rPrChange>
          </w:rPr>
          <w:t>ider the ratio of the empirical</w:t>
        </w:r>
      </w:ins>
      <w:ins w:id="70" w:author="Humayra Tasnim" w:date="2017-07-21T14:05:00Z">
        <w:r w:rsidR="00F25138" w:rsidRPr="00F25138">
          <w:rPr>
            <w:rFonts w:ascii="Calibri" w:hAnsi="Calibri" w:cs="Calibri"/>
            <w:szCs w:val="22"/>
            <w:rPrChange w:id="71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</w:t>
        </w:r>
      </w:ins>
      <w:ins w:id="72" w:author="Humayra Tasnim" w:date="2017-07-21T13:47:00Z">
        <w:r w:rsidRPr="00F25138">
          <w:rPr>
            <w:rFonts w:ascii="Calibri" w:hAnsi="Calibri" w:cs="Calibri"/>
            <w:szCs w:val="22"/>
            <w:rPrChange w:id="73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data and simulated data of both WT and CCR7KO. We take the actual number</w:t>
        </w:r>
      </w:ins>
      <w:ins w:id="74" w:author="Humayra Tasnim" w:date="2017-07-21T13:49:00Z">
        <w:r w:rsidRPr="00F25138">
          <w:rPr>
            <w:rFonts w:ascii="Calibri" w:hAnsi="Calibri" w:cs="Calibri"/>
            <w:szCs w:val="22"/>
            <w:rPrChange w:id="75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76" w:author="Humayra Tasnim" w:date="2017-07-21T13:47:00Z">
        <w:r w:rsidRPr="00F25138">
          <w:rPr>
            <w:rFonts w:ascii="Calibri" w:hAnsi="Calibri" w:cs="Calibri"/>
            <w:szCs w:val="22"/>
            <w:rPrChange w:id="77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of hotspots from the empirical data and calculate hotspot for the simulated</w:t>
        </w:r>
      </w:ins>
      <w:ins w:id="78" w:author="Humayra Tasnim" w:date="2017-07-21T13:49:00Z">
        <w:r w:rsidRPr="00F25138">
          <w:rPr>
            <w:rFonts w:ascii="Calibri" w:hAnsi="Calibri" w:cs="Calibri"/>
            <w:szCs w:val="22"/>
            <w:rPrChange w:id="79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80" w:author="Humayra Tasnim" w:date="2017-07-21T13:47:00Z">
        <w:r w:rsidR="00F25138" w:rsidRPr="00F25138">
          <w:rPr>
            <w:rFonts w:ascii="Calibri" w:hAnsi="Calibri" w:cs="Calibri"/>
            <w:szCs w:val="22"/>
            <w:rPrChange w:id="81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data. For each </w:t>
        </w:r>
        <w:r w:rsidRPr="00F25138">
          <w:rPr>
            <w:rFonts w:ascii="Calibri" w:hAnsi="Calibri" w:cs="Calibri"/>
            <w:szCs w:val="22"/>
            <w:rPrChange w:id="82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corresponding experiment</w:t>
        </w:r>
      </w:ins>
      <w:ins w:id="83" w:author="Humayra Tasnim" w:date="2017-07-21T13:57:00Z">
        <w:r w:rsidR="00277095" w:rsidRPr="00F25138">
          <w:rPr>
            <w:rFonts w:ascii="Calibri" w:hAnsi="Calibri" w:cs="Calibri"/>
            <w:szCs w:val="22"/>
            <w:rPrChange w:id="84" w:author="Humayra Tasnim" w:date="2017-07-21T14:06:00Z">
              <w:rPr>
                <w:rFonts w:ascii="CMR10" w:hAnsi="CMR10" w:cs="CMR10"/>
                <w:szCs w:val="22"/>
              </w:rPr>
            </w:rPrChange>
          </w:rPr>
          <w:t>,</w:t>
        </w:r>
      </w:ins>
      <w:ins w:id="85" w:author="Humayra Tasnim" w:date="2017-07-21T13:47:00Z">
        <w:r w:rsidRPr="00F25138">
          <w:rPr>
            <w:rFonts w:ascii="Calibri" w:hAnsi="Calibri" w:cs="Calibri"/>
            <w:szCs w:val="22"/>
            <w:rPrChange w:id="86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we divide the empirical data with the</w:t>
        </w:r>
      </w:ins>
      <w:ins w:id="87" w:author="Humayra Tasnim" w:date="2017-07-21T13:49:00Z">
        <w:r w:rsidRPr="00F25138">
          <w:rPr>
            <w:rFonts w:ascii="Calibri" w:hAnsi="Calibri" w:cs="Calibri"/>
            <w:szCs w:val="22"/>
            <w:rPrChange w:id="88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89" w:author="Humayra Tasnim" w:date="2017-07-21T13:47:00Z">
        <w:r w:rsidRPr="00F25138">
          <w:rPr>
            <w:rFonts w:ascii="Calibri" w:hAnsi="Calibri" w:cs="Calibri"/>
            <w:szCs w:val="22"/>
            <w:rPrChange w:id="90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simula</w:t>
        </w:r>
        <w:r w:rsidR="00277095" w:rsidRPr="00F25138">
          <w:rPr>
            <w:rFonts w:ascii="Calibri" w:hAnsi="Calibri" w:cs="Calibri"/>
            <w:szCs w:val="22"/>
            <w:rPrChange w:id="91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ted one. The scatter points in </w:t>
        </w:r>
      </w:ins>
      <w:ins w:id="92" w:author="Humayra Tasnim" w:date="2017-07-21T13:56:00Z">
        <w:r w:rsidR="00277095" w:rsidRPr="00F25138">
          <w:rPr>
            <w:rFonts w:ascii="Calibri" w:hAnsi="Calibri" w:cs="Calibri"/>
            <w:szCs w:val="22"/>
            <w:rPrChange w:id="93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Fi</w:t>
        </w:r>
      </w:ins>
      <w:ins w:id="94" w:author="Humayra Tasnim" w:date="2017-07-21T13:47:00Z">
        <w:r w:rsidR="00F25138" w:rsidRPr="00F25138">
          <w:rPr>
            <w:rFonts w:ascii="Calibri" w:hAnsi="Calibri" w:cs="Calibri"/>
            <w:szCs w:val="22"/>
            <w:rPrChange w:id="95" w:author="Humayra Tasnim" w:date="2017-07-21T14:06:00Z">
              <w:rPr>
                <w:rFonts w:ascii="CMR10" w:hAnsi="CMR10" w:cs="CMR10"/>
                <w:szCs w:val="22"/>
              </w:rPr>
            </w:rPrChange>
          </w:rPr>
          <w:t>gure</w:t>
        </w:r>
      </w:ins>
      <w:ins w:id="96" w:author="Humayra Tasnim" w:date="2017-07-21T14:04:00Z">
        <w:r w:rsidR="00F25138" w:rsidRPr="00F25138">
          <w:rPr>
            <w:rFonts w:ascii="Calibri" w:hAnsi="Calibri" w:cs="Calibri"/>
            <w:szCs w:val="22"/>
            <w:rPrChange w:id="97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1 </w:t>
        </w:r>
      </w:ins>
      <w:ins w:id="98" w:author="Humayra Tasnim" w:date="2017-07-21T13:47:00Z">
        <w:r w:rsidR="00277095" w:rsidRPr="00F25138">
          <w:rPr>
            <w:rFonts w:ascii="Calibri" w:hAnsi="Calibri" w:cs="Calibri"/>
            <w:szCs w:val="22"/>
            <w:rPrChange w:id="99" w:author="Humayra Tasnim" w:date="2017-07-21T14:06:00Z">
              <w:rPr>
                <w:rFonts w:ascii="CMR10" w:hAnsi="CMR10" w:cs="CMR10"/>
                <w:szCs w:val="22"/>
              </w:rPr>
            </w:rPrChange>
          </w:rPr>
          <w:t>are the ratios</w:t>
        </w:r>
      </w:ins>
      <w:ins w:id="100" w:author="Humayra Tasnim" w:date="2017-07-21T13:57:00Z">
        <w:r w:rsidR="00277095" w:rsidRPr="00F25138">
          <w:rPr>
            <w:rFonts w:ascii="Calibri" w:hAnsi="Calibri" w:cs="Calibri"/>
            <w:szCs w:val="22"/>
            <w:rPrChange w:id="101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of empirical and simulated data</w:t>
        </w:r>
      </w:ins>
      <w:ins w:id="102" w:author="Humayra Tasnim" w:date="2017-07-21T13:47:00Z">
        <w:r w:rsidR="00277095" w:rsidRPr="00F25138">
          <w:rPr>
            <w:rFonts w:ascii="Calibri" w:hAnsi="Calibri" w:cs="Calibri"/>
            <w:szCs w:val="22"/>
            <w:rPrChange w:id="103" w:author="Humayra Tasnim" w:date="2017-07-21T14:06:00Z">
              <w:rPr>
                <w:rFonts w:ascii="CMR10" w:hAnsi="CMR10" w:cs="CMR10"/>
                <w:szCs w:val="22"/>
              </w:rPr>
            </w:rPrChange>
          </w:rPr>
          <w:t>. We did</w:t>
        </w:r>
      </w:ins>
      <w:ins w:id="104" w:author="Humayra Tasnim" w:date="2017-07-21T13:57:00Z">
        <w:r w:rsidR="00277095" w:rsidRPr="00F25138">
          <w:rPr>
            <w:rFonts w:ascii="Calibri" w:hAnsi="Calibri" w:cs="Calibri"/>
            <w:szCs w:val="22"/>
            <w:rPrChange w:id="105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</w:t>
        </w:r>
      </w:ins>
      <w:ins w:id="106" w:author="Humayra Tasnim" w:date="2017-07-21T13:47:00Z">
        <w:r w:rsidRPr="00F25138">
          <w:rPr>
            <w:rFonts w:ascii="Calibri" w:hAnsi="Calibri" w:cs="Calibri"/>
            <w:szCs w:val="22"/>
            <w:rPrChange w:id="107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the same thing for CCR7 knockouts.</w:t>
        </w:r>
      </w:ins>
    </w:p>
    <w:p w:rsidR="00174F3B" w:rsidRDefault="00174F3B">
      <w:pPr>
        <w:jc w:val="both"/>
        <w:rPr>
          <w:ins w:id="108" w:author="Humayra Tasnim" w:date="2017-07-21T13:59:00Z"/>
          <w:sz w:val="24"/>
          <w:szCs w:val="32"/>
        </w:rPr>
        <w:pPrChange w:id="109" w:author="Humayra Tasnim" w:date="2017-07-21T14:06:00Z">
          <w:pPr/>
        </w:pPrChange>
      </w:pPr>
    </w:p>
    <w:p w:rsidR="00277095" w:rsidRPr="00277095" w:rsidRDefault="00F25138">
      <w:pPr>
        <w:rPr>
          <w:ins w:id="110" w:author="Humayra Tasnim" w:date="2017-07-21T13:47:00Z"/>
          <w:sz w:val="24"/>
          <w:szCs w:val="32"/>
          <w:rPrChange w:id="111" w:author="Humayra Tasnim" w:date="2017-07-21T13:56:00Z">
            <w:rPr>
              <w:ins w:id="112" w:author="Humayra Tasnim" w:date="2017-07-21T13:47:00Z"/>
            </w:rPr>
          </w:rPrChange>
        </w:rPr>
      </w:pPr>
      <w:ins w:id="113" w:author="Humayra Tasnim" w:date="2017-07-21T14:16:00Z">
        <w:r>
          <w:rPr>
            <w:noProof/>
            <w:sz w:val="24"/>
            <w:szCs w:val="32"/>
          </w:rPr>
          <w:drawing>
            <wp:inline distT="0" distB="0" distL="0" distR="0">
              <wp:extent cx="6356577" cy="4277167"/>
              <wp:effectExtent l="0" t="0" r="6350" b="952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filtered_hotspot analysis.tif"/>
                      <pic:cNvPicPr/>
                    </pic:nvPicPr>
                    <pic:blipFill>
                      <a:blip r:embed="rId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96611" cy="43041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25138" w:rsidRDefault="00174F3B">
      <w:pPr>
        <w:autoSpaceDE w:val="0"/>
        <w:autoSpaceDN w:val="0"/>
        <w:adjustRightInd w:val="0"/>
        <w:spacing w:after="0" w:line="240" w:lineRule="auto"/>
        <w:jc w:val="both"/>
        <w:rPr>
          <w:ins w:id="114" w:author="Humayra Tasnim" w:date="2017-07-21T14:16:00Z"/>
          <w:rFonts w:ascii="Calibri" w:hAnsi="Calibri" w:cs="Calibri"/>
          <w:sz w:val="20"/>
          <w:szCs w:val="20"/>
        </w:rPr>
        <w:pPrChange w:id="115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del w:id="116" w:author="Humayra Tasnim" w:date="2017-07-21T13:47:00Z">
        <w:r w:rsidRPr="00F25138" w:rsidDel="00174F3B">
          <w:rPr>
            <w:rFonts w:ascii="Calibri" w:hAnsi="Calibri" w:cs="Calibri"/>
            <w:sz w:val="20"/>
            <w:szCs w:val="20"/>
            <w:rPrChange w:id="117" w:author="Humayra Tasnim" w:date="2017-07-21T14:06:00Z">
              <w:rPr/>
            </w:rPrChange>
          </w:rPr>
          <w:delText>Results and figures:</w:delText>
        </w:r>
      </w:del>
      <w:ins w:id="118" w:author="Humayra Tasnim" w:date="2017-07-21T14:03:00Z">
        <w:r w:rsidR="00F25138" w:rsidRPr="00F25138">
          <w:rPr>
            <w:rFonts w:ascii="Calibri" w:hAnsi="Calibri" w:cs="Calibri"/>
            <w:sz w:val="20"/>
            <w:szCs w:val="20"/>
            <w:rPrChange w:id="119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Figure 1: This scatter plot shows the ratios of empirical and simulated vales for the hotspot analysis of wild type data</w:t>
        </w:r>
      </w:ins>
      <w:ins w:id="120" w:author="Humayra Tasnim" w:date="2017-07-21T14:04:00Z">
        <w:r w:rsidR="00F25138" w:rsidRPr="00F25138">
          <w:rPr>
            <w:rFonts w:ascii="Calibri" w:hAnsi="Calibri" w:cs="Calibri"/>
            <w:sz w:val="20"/>
            <w:szCs w:val="20"/>
            <w:rPrChange w:id="121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(right) and CCR7KO data(left)</w:t>
        </w:r>
      </w:ins>
      <w:ins w:id="122" w:author="Humayra Tasnim" w:date="2017-07-21T14:03:00Z">
        <w:r w:rsidR="00F25138" w:rsidRPr="00F25138">
          <w:rPr>
            <w:rFonts w:ascii="Calibri" w:hAnsi="Calibri" w:cs="Calibri"/>
            <w:sz w:val="20"/>
            <w:szCs w:val="20"/>
            <w:rPrChange w:id="123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. Experiments are in the x-axis and ratios are in the y-axis. The red horizontal line is the mean of the ratios.</w:t>
        </w:r>
      </w:ins>
    </w:p>
    <w:p w:rsidR="00CB5DB2" w:rsidRDefault="00CB5DB2" w:rsidP="00F25138">
      <w:pPr>
        <w:autoSpaceDE w:val="0"/>
        <w:autoSpaceDN w:val="0"/>
        <w:adjustRightInd w:val="0"/>
        <w:spacing w:after="0" w:line="240" w:lineRule="auto"/>
        <w:rPr>
          <w:ins w:id="124" w:author="Humayra Tasnim" w:date="2017-07-21T14:16:00Z"/>
          <w:rFonts w:ascii="Calibri" w:hAnsi="Calibri" w:cs="Calibri"/>
          <w:sz w:val="20"/>
          <w:szCs w:val="20"/>
        </w:rPr>
      </w:pPr>
    </w:p>
    <w:p w:rsidR="00CB5DB2" w:rsidRDefault="00CB5DB2" w:rsidP="00F25138">
      <w:pPr>
        <w:autoSpaceDE w:val="0"/>
        <w:autoSpaceDN w:val="0"/>
        <w:adjustRightInd w:val="0"/>
        <w:spacing w:after="0" w:line="240" w:lineRule="auto"/>
        <w:rPr>
          <w:ins w:id="125" w:author="Humayra Tasnim" w:date="2017-07-21T14:16:00Z"/>
          <w:rFonts w:ascii="Calibri" w:hAnsi="Calibri" w:cs="Calibri"/>
          <w:sz w:val="20"/>
          <w:szCs w:val="20"/>
        </w:rPr>
      </w:pPr>
    </w:p>
    <w:p w:rsidR="00BC09B8" w:rsidRPr="00E91779" w:rsidRDefault="00CB5DB2" w:rsidP="00BC09B8">
      <w:pPr>
        <w:autoSpaceDE w:val="0"/>
        <w:autoSpaceDN w:val="0"/>
        <w:adjustRightInd w:val="0"/>
        <w:spacing w:after="0" w:line="240" w:lineRule="auto"/>
        <w:rPr>
          <w:ins w:id="126" w:author="Humayra Tasnim" w:date="2017-07-21T14:40:00Z"/>
          <w:rFonts w:cstheme="minorHAnsi"/>
          <w:szCs w:val="22"/>
          <w:rPrChange w:id="127" w:author="Humayra Tasnim" w:date="2017-07-21T14:41:00Z">
            <w:rPr>
              <w:ins w:id="128" w:author="Humayra Tasnim" w:date="2017-07-21T14:40:00Z"/>
              <w:rFonts w:ascii="CMR10" w:hAnsi="CMR10" w:cs="CMR10"/>
              <w:sz w:val="20"/>
              <w:szCs w:val="20"/>
            </w:rPr>
          </w:rPrChange>
        </w:rPr>
      </w:pPr>
      <w:ins w:id="129" w:author="Humayra Tasnim" w:date="2017-07-21T14:16:00Z">
        <w:r w:rsidRPr="00E91779">
          <w:rPr>
            <w:rFonts w:cstheme="minorHAnsi"/>
            <w:szCs w:val="22"/>
            <w:rPrChange w:id="130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From both WT and CCR7 data, we can say that, </w:t>
        </w:r>
      </w:ins>
      <w:ins w:id="131" w:author="Humayra Tasnim" w:date="2017-07-21T14:17:00Z">
        <w:r w:rsidRPr="00E91779">
          <w:rPr>
            <w:rFonts w:cstheme="minorHAnsi"/>
            <w:szCs w:val="22"/>
            <w:rPrChange w:id="132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>difference</w:t>
        </w:r>
      </w:ins>
      <w:ins w:id="133" w:author="Humayra Tasnim" w:date="2017-07-21T14:16:00Z">
        <w:r w:rsidRPr="00E91779">
          <w:rPr>
            <w:rFonts w:cstheme="minorHAnsi"/>
            <w:szCs w:val="22"/>
            <w:rPrChange w:id="134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be</w:t>
        </w:r>
      </w:ins>
      <w:ins w:id="135" w:author="Humayra Tasnim" w:date="2017-07-21T14:17:00Z">
        <w:r w:rsidRPr="00E91779">
          <w:rPr>
            <w:rFonts w:cstheme="minorHAnsi"/>
            <w:szCs w:val="22"/>
            <w:rPrChange w:id="136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>tween WT and</w:t>
        </w:r>
      </w:ins>
      <w:ins w:id="137" w:author="Humayra Tasnim" w:date="2017-07-21T14:38:00Z">
        <w:r w:rsidR="00BC09B8" w:rsidRPr="00E91779">
          <w:rPr>
            <w:rFonts w:cstheme="minorHAnsi"/>
            <w:szCs w:val="22"/>
            <w:rPrChange w:id="138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CCR7KO is marginal</w:t>
        </w:r>
      </w:ins>
      <w:ins w:id="139" w:author="Humayra Tasnim" w:date="2017-07-21T14:16:00Z">
        <w:r w:rsidRPr="00E91779">
          <w:rPr>
            <w:rFonts w:cstheme="minorHAnsi"/>
            <w:szCs w:val="22"/>
            <w:rPrChange w:id="140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. The mean ratio of </w:t>
        </w:r>
        <w:r w:rsidR="00BC09B8" w:rsidRPr="00E91779">
          <w:rPr>
            <w:rFonts w:cstheme="minorHAnsi"/>
            <w:szCs w:val="22"/>
            <w:rPrChange w:id="141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>WT is 1.8981 and CCR7 is 1.2399</w:t>
        </w:r>
      </w:ins>
      <w:ins w:id="142" w:author="Humayra Tasnim" w:date="2017-07-21T14:38:00Z">
        <w:r w:rsidR="00BC09B8" w:rsidRPr="00E91779">
          <w:rPr>
            <w:rFonts w:cstheme="minorHAnsi"/>
            <w:szCs w:val="22"/>
            <w:rPrChange w:id="143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144" w:author="Humayra Tasnim" w:date="2017-07-21T14:16:00Z">
        <w:r w:rsidRPr="00E91779">
          <w:rPr>
            <w:rFonts w:cstheme="minorHAnsi"/>
            <w:szCs w:val="22"/>
            <w:rPrChange w:id="145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>which is also very close.</w:t>
        </w:r>
      </w:ins>
      <w:ins w:id="146" w:author="Humayra Tasnim" w:date="2017-07-21T14:39:00Z">
        <w:r w:rsidR="00BC09B8" w:rsidRPr="00E91779">
          <w:rPr>
            <w:rFonts w:cstheme="minorHAnsi"/>
            <w:szCs w:val="22"/>
            <w:rPrChange w:id="147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We created a notched box-plot </w:t>
        </w:r>
        <w:r w:rsidR="00BC09B8" w:rsidRPr="00E91779">
          <w:rPr>
            <w:rFonts w:cstheme="minorHAnsi"/>
            <w:szCs w:val="22"/>
            <w:rPrChange w:id="148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lastRenderedPageBreak/>
          <w:t>from the data which</w:t>
        </w:r>
      </w:ins>
      <w:ins w:id="149" w:author="Humayra Tasnim" w:date="2017-07-21T14:40:00Z">
        <w:r w:rsidR="00BC09B8" w:rsidRPr="00E91779">
          <w:rPr>
            <w:rFonts w:cstheme="minorHAnsi"/>
            <w:szCs w:val="22"/>
            <w:rPrChange w:id="150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is shown in figure 2</w:t>
        </w:r>
        <w:r w:rsidR="00E91779">
          <w:rPr>
            <w:rFonts w:cstheme="minorHAnsi"/>
            <w:szCs w:val="22"/>
          </w:rPr>
          <w:t>. We ran the Mann</w:t>
        </w:r>
        <w:r w:rsidR="00BC09B8" w:rsidRPr="00E91779">
          <w:rPr>
            <w:rFonts w:cstheme="minorHAnsi"/>
            <w:szCs w:val="22"/>
            <w:rPrChange w:id="151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>-Whitney</w:t>
        </w:r>
      </w:ins>
      <w:ins w:id="152" w:author="Humayra Tasnim" w:date="2017-07-21T14:52:00Z">
        <w:r w:rsidR="00E91779">
          <w:rPr>
            <w:rFonts w:cstheme="minorHAnsi"/>
            <w:szCs w:val="22"/>
          </w:rPr>
          <w:t xml:space="preserve"> U</w:t>
        </w:r>
      </w:ins>
      <w:ins w:id="153" w:author="Humayra Tasnim" w:date="2017-07-21T14:40:00Z">
        <w:r w:rsidR="00BC09B8" w:rsidRPr="00E91779">
          <w:rPr>
            <w:rFonts w:cstheme="minorHAnsi"/>
            <w:szCs w:val="22"/>
            <w:rPrChange w:id="154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test and t-test between the data sets to test if they were statistically significant. The p-value indicates that they are marginally significant</w:t>
        </w:r>
      </w:ins>
    </w:p>
    <w:p w:rsidR="00BC09B8" w:rsidRPr="00E91779" w:rsidRDefault="00BC09B8" w:rsidP="00BC09B8">
      <w:pPr>
        <w:autoSpaceDE w:val="0"/>
        <w:autoSpaceDN w:val="0"/>
        <w:adjustRightInd w:val="0"/>
        <w:spacing w:after="0" w:line="240" w:lineRule="auto"/>
        <w:rPr>
          <w:ins w:id="155" w:author="Humayra Tasnim" w:date="2017-07-21T14:40:00Z"/>
          <w:rFonts w:cstheme="minorHAnsi"/>
          <w:szCs w:val="22"/>
          <w:rPrChange w:id="156" w:author="Humayra Tasnim" w:date="2017-07-21T14:41:00Z">
            <w:rPr>
              <w:ins w:id="157" w:author="Humayra Tasnim" w:date="2017-07-21T14:40:00Z"/>
              <w:rFonts w:ascii="CMR10" w:hAnsi="CMR10" w:cs="CMR10"/>
              <w:sz w:val="20"/>
              <w:szCs w:val="20"/>
            </w:rPr>
          </w:rPrChange>
        </w:rPr>
      </w:pPr>
    </w:p>
    <w:p w:rsidR="00BC09B8" w:rsidRDefault="00BC09B8" w:rsidP="00BC09B8">
      <w:pPr>
        <w:autoSpaceDE w:val="0"/>
        <w:autoSpaceDN w:val="0"/>
        <w:adjustRightInd w:val="0"/>
        <w:spacing w:after="0" w:line="240" w:lineRule="auto"/>
        <w:rPr>
          <w:ins w:id="158" w:author="Humayra Tasnim" w:date="2017-07-21T14:39:00Z"/>
          <w:rFonts w:ascii="CMR10" w:hAnsi="CMR10" w:cs="CMR10"/>
          <w:sz w:val="20"/>
          <w:szCs w:val="20"/>
        </w:rPr>
      </w:pPr>
    </w:p>
    <w:p w:rsidR="00CB5DB2" w:rsidRDefault="00E91779" w:rsidP="00CB5DB2">
      <w:pPr>
        <w:autoSpaceDE w:val="0"/>
        <w:autoSpaceDN w:val="0"/>
        <w:adjustRightInd w:val="0"/>
        <w:spacing w:after="0" w:line="240" w:lineRule="auto"/>
        <w:rPr>
          <w:ins w:id="159" w:author="Humayra Tasnim" w:date="2017-07-21T14:16:00Z"/>
          <w:rFonts w:ascii="CMR10" w:hAnsi="CMR10" w:cs="CMR10"/>
          <w:sz w:val="20"/>
          <w:szCs w:val="20"/>
        </w:rPr>
      </w:pPr>
      <w:ins w:id="160" w:author="Humayra Tasnim" w:date="2017-07-21T14:42:00Z">
        <w:r>
          <w:rPr>
            <w:rFonts w:ascii="CMR10" w:hAnsi="CMR10" w:cs="CMR10"/>
            <w:noProof/>
            <w:sz w:val="20"/>
            <w:szCs w:val="20"/>
          </w:rPr>
          <w:drawing>
            <wp:inline distT="0" distB="0" distL="0" distR="0">
              <wp:extent cx="6417247" cy="4039262"/>
              <wp:effectExtent l="0" t="0" r="3175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filtered_boxplot.tif"/>
                      <pic:cNvPicPr/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36810" cy="40515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B5DB2" w:rsidRPr="00CB5DB2" w:rsidRDefault="00CB5DB2">
      <w:pPr>
        <w:autoSpaceDE w:val="0"/>
        <w:autoSpaceDN w:val="0"/>
        <w:adjustRightInd w:val="0"/>
        <w:spacing w:after="0" w:line="240" w:lineRule="auto"/>
        <w:jc w:val="both"/>
        <w:rPr>
          <w:ins w:id="161" w:author="Humayra Tasnim" w:date="2017-07-21T14:04:00Z"/>
          <w:rFonts w:ascii="Calibri" w:hAnsi="Calibri" w:cs="Calibri"/>
          <w:szCs w:val="22"/>
          <w:rPrChange w:id="162" w:author="Humayra Tasnim" w:date="2017-07-21T14:16:00Z">
            <w:rPr>
              <w:ins w:id="163" w:author="Humayra Tasnim" w:date="2017-07-21T14:04:00Z"/>
              <w:rFonts w:ascii="CMR10" w:hAnsi="CMR10" w:cs="CMR10"/>
              <w:sz w:val="20"/>
              <w:szCs w:val="20"/>
            </w:rPr>
          </w:rPrChange>
        </w:rPr>
        <w:pPrChange w:id="164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:rsidR="00896EC6" w:rsidRDefault="00E91779">
      <w:pPr>
        <w:autoSpaceDE w:val="0"/>
        <w:autoSpaceDN w:val="0"/>
        <w:adjustRightInd w:val="0"/>
        <w:spacing w:after="0" w:line="240" w:lineRule="auto"/>
        <w:jc w:val="both"/>
        <w:rPr>
          <w:ins w:id="165" w:author="Humayra Tasnim" w:date="2017-07-21T14:53:00Z"/>
          <w:rFonts w:cstheme="minorHAnsi"/>
          <w:sz w:val="20"/>
          <w:szCs w:val="20"/>
        </w:rPr>
        <w:pPrChange w:id="166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67" w:author="Humayra Tasnim" w:date="2017-07-21T14:42:00Z">
        <w:r>
          <w:rPr>
            <w:rFonts w:ascii="Calibri" w:hAnsi="Calibri" w:cs="Calibri"/>
            <w:sz w:val="20"/>
            <w:szCs w:val="20"/>
          </w:rPr>
          <w:t>Figure 2:</w:t>
        </w:r>
      </w:ins>
      <w:ins w:id="168" w:author="Humayra Tasnim" w:date="2017-07-21T14:50:00Z">
        <w:r>
          <w:rPr>
            <w:rFonts w:ascii="Calibri" w:hAnsi="Calibri" w:cs="Calibri"/>
            <w:sz w:val="20"/>
            <w:szCs w:val="20"/>
          </w:rPr>
          <w:t xml:space="preserve"> </w:t>
        </w:r>
        <w:r w:rsidRPr="00896EC6">
          <w:rPr>
            <w:rFonts w:cstheme="minorHAnsi"/>
            <w:sz w:val="20"/>
            <w:szCs w:val="20"/>
            <w:rPrChange w:id="169" w:author="Humayra Tasnim" w:date="2017-07-21T14:54:00Z">
              <w:rPr>
                <w:rFonts w:ascii="CMR10" w:hAnsi="CMR10" w:cs="CMR10"/>
                <w:sz w:val="20"/>
                <w:szCs w:val="20"/>
              </w:rPr>
            </w:rPrChange>
          </w:rPr>
          <w:t>This box plot shows the distribution of the data based on the ratios of hotspot analysis for WT an</w:t>
        </w:r>
        <w:r w:rsidR="00896EC6" w:rsidRPr="00896EC6">
          <w:rPr>
            <w:rFonts w:cstheme="minorHAnsi"/>
            <w:sz w:val="20"/>
            <w:szCs w:val="20"/>
            <w:rPrChange w:id="170" w:author="Humayra Tasnim" w:date="2017-07-21T14:54:00Z">
              <w:rPr>
                <w:rFonts w:ascii="CMR10" w:hAnsi="CMR10" w:cs="CMR10"/>
                <w:sz w:val="20"/>
                <w:szCs w:val="20"/>
              </w:rPr>
            </w:rPrChange>
          </w:rPr>
          <w:t xml:space="preserve">d CCR7 data. The P-value for </w:t>
        </w:r>
      </w:ins>
      <w:ins w:id="171" w:author="Humayra Tasnim" w:date="2017-07-21T14:52:00Z">
        <w:r w:rsidR="00896EC6" w:rsidRPr="00896EC6">
          <w:rPr>
            <w:rFonts w:cstheme="minorHAnsi"/>
            <w:sz w:val="20"/>
            <w:szCs w:val="20"/>
            <w:rPrChange w:id="172" w:author="Humayra Tasnim" w:date="2017-07-21T14:54:00Z">
              <w:rPr>
                <w:rFonts w:cstheme="minorHAnsi"/>
                <w:szCs w:val="22"/>
              </w:rPr>
            </w:rPrChange>
          </w:rPr>
          <w:t xml:space="preserve">Mann-Whitney U test is </w:t>
        </w:r>
      </w:ins>
      <w:ins w:id="173" w:author="Humayra Tasnim" w:date="2017-07-21T14:53:00Z">
        <w:r w:rsidR="00896EC6" w:rsidRPr="00896EC6">
          <w:rPr>
            <w:rFonts w:cstheme="minorHAnsi"/>
            <w:sz w:val="20"/>
            <w:szCs w:val="20"/>
            <w:rPrChange w:id="174" w:author="Humayra Tasnim" w:date="2017-07-21T14:54:00Z">
              <w:rPr>
                <w:rFonts w:cstheme="minorHAnsi"/>
                <w:szCs w:val="22"/>
              </w:rPr>
            </w:rPrChange>
          </w:rPr>
          <w:t>.077584</w:t>
        </w:r>
      </w:ins>
      <w:ins w:id="175" w:author="Humayra Tasnim" w:date="2017-07-21T14:52:00Z">
        <w:r w:rsidR="00896EC6" w:rsidRPr="00896EC6">
          <w:rPr>
            <w:rFonts w:cstheme="minorHAnsi"/>
            <w:sz w:val="20"/>
            <w:szCs w:val="20"/>
            <w:rPrChange w:id="176" w:author="Humayra Tasnim" w:date="2017-07-21T14:54:00Z">
              <w:rPr>
                <w:rFonts w:cstheme="minorHAnsi"/>
                <w:szCs w:val="22"/>
              </w:rPr>
            </w:rPrChange>
          </w:rPr>
          <w:t xml:space="preserve"> and t-test</w:t>
        </w:r>
      </w:ins>
      <w:ins w:id="177" w:author="Humayra Tasnim" w:date="2017-07-21T14:53:00Z">
        <w:r w:rsidR="00896EC6" w:rsidRPr="00896EC6">
          <w:rPr>
            <w:rFonts w:cstheme="minorHAnsi"/>
            <w:sz w:val="20"/>
            <w:szCs w:val="20"/>
            <w:rPrChange w:id="178" w:author="Humayra Tasnim" w:date="2017-07-21T14:54:00Z">
              <w:rPr>
                <w:rFonts w:cstheme="minorHAnsi"/>
                <w:szCs w:val="22"/>
              </w:rPr>
            </w:rPrChange>
          </w:rPr>
          <w:t xml:space="preserve"> is .049125</w:t>
        </w:r>
        <w:r w:rsidR="00896EC6">
          <w:rPr>
            <w:rFonts w:cstheme="minorHAnsi"/>
            <w:sz w:val="20"/>
            <w:szCs w:val="20"/>
          </w:rPr>
          <w:t>. It shows that both data sets are statistically marginally different.</w:t>
        </w:r>
      </w:ins>
    </w:p>
    <w:p w:rsidR="00896EC6" w:rsidRDefault="00896EC6">
      <w:pPr>
        <w:autoSpaceDE w:val="0"/>
        <w:autoSpaceDN w:val="0"/>
        <w:adjustRightInd w:val="0"/>
        <w:spacing w:after="0" w:line="240" w:lineRule="auto"/>
        <w:jc w:val="both"/>
        <w:rPr>
          <w:ins w:id="179" w:author="Humayra Tasnim" w:date="2017-07-21T14:54:00Z"/>
          <w:rFonts w:cstheme="minorHAnsi"/>
          <w:sz w:val="20"/>
          <w:szCs w:val="20"/>
        </w:rPr>
        <w:pPrChange w:id="180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:rsidR="00896EC6" w:rsidRPr="00896EC6" w:rsidRDefault="00896EC6">
      <w:pPr>
        <w:autoSpaceDE w:val="0"/>
        <w:autoSpaceDN w:val="0"/>
        <w:adjustRightInd w:val="0"/>
        <w:spacing w:after="0" w:line="240" w:lineRule="auto"/>
        <w:jc w:val="both"/>
        <w:rPr>
          <w:ins w:id="181" w:author="Humayra Tasnim" w:date="2017-07-21T14:50:00Z"/>
          <w:rFonts w:cstheme="minorHAnsi"/>
          <w:sz w:val="20"/>
          <w:szCs w:val="20"/>
          <w:rPrChange w:id="182" w:author="Humayra Tasnim" w:date="2017-07-21T14:54:00Z">
            <w:rPr>
              <w:ins w:id="183" w:author="Humayra Tasnim" w:date="2017-07-21T14:50:00Z"/>
              <w:rFonts w:ascii="CMR10" w:hAnsi="CMR10" w:cs="CMR10"/>
              <w:sz w:val="20"/>
              <w:szCs w:val="20"/>
            </w:rPr>
          </w:rPrChange>
        </w:rPr>
        <w:pPrChange w:id="184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:rsidR="0081507D" w:rsidRDefault="0081507D">
      <w:pPr>
        <w:jc w:val="both"/>
        <w:rPr>
          <w:ins w:id="185" w:author="Humayra" w:date="2017-07-21T16:10:00Z"/>
          <w:sz w:val="24"/>
          <w:szCs w:val="32"/>
        </w:rPr>
        <w:pPrChange w:id="186" w:author="Humayra" w:date="2017-07-21T16:41:00Z">
          <w:pPr/>
        </w:pPrChange>
      </w:pPr>
      <w:ins w:id="187" w:author="Humayra Tasnim" w:date="2017-07-21T14:56:00Z">
        <w:r>
          <w:rPr>
            <w:sz w:val="24"/>
            <w:szCs w:val="32"/>
          </w:rPr>
          <w:t>Mutual Information</w:t>
        </w:r>
      </w:ins>
      <w:ins w:id="188" w:author="Humayra Tasnim" w:date="2017-07-21T14:57:00Z">
        <w:r>
          <w:rPr>
            <w:sz w:val="24"/>
            <w:szCs w:val="32"/>
          </w:rPr>
          <w:t xml:space="preserve"> Analysis</w:t>
        </w:r>
      </w:ins>
      <w:ins w:id="189" w:author="Humayra Tasnim" w:date="2017-07-21T14:56:00Z">
        <w:r>
          <w:rPr>
            <w:sz w:val="24"/>
            <w:szCs w:val="32"/>
          </w:rPr>
          <w:t xml:space="preserve"> (</w:t>
        </w:r>
      </w:ins>
      <w:ins w:id="190" w:author="Humayra Tasnim" w:date="2017-07-21T14:57:00Z">
        <w:r>
          <w:rPr>
            <w:sz w:val="24"/>
            <w:szCs w:val="32"/>
          </w:rPr>
          <w:t>T-DC</w:t>
        </w:r>
      </w:ins>
      <w:ins w:id="191" w:author="Humayra Tasnim" w:date="2017-07-21T14:56:00Z">
        <w:r>
          <w:rPr>
            <w:sz w:val="24"/>
            <w:szCs w:val="32"/>
          </w:rPr>
          <w:t>)</w:t>
        </w:r>
        <w:r w:rsidRPr="000100EE">
          <w:rPr>
            <w:sz w:val="24"/>
            <w:szCs w:val="32"/>
          </w:rPr>
          <w:t>:</w:t>
        </w:r>
      </w:ins>
    </w:p>
    <w:p w:rsidR="003A5082" w:rsidRPr="00C007EA" w:rsidRDefault="003A5082">
      <w:pPr>
        <w:autoSpaceDE w:val="0"/>
        <w:autoSpaceDN w:val="0"/>
        <w:adjustRightInd w:val="0"/>
        <w:spacing w:after="0" w:line="240" w:lineRule="auto"/>
        <w:jc w:val="both"/>
        <w:rPr>
          <w:ins w:id="192" w:author="Humayra" w:date="2017-07-21T16:10:00Z"/>
          <w:rFonts w:cstheme="minorHAnsi"/>
          <w:szCs w:val="22"/>
          <w:lang w:bidi="ar-SA"/>
          <w:rPrChange w:id="193" w:author="Humayra" w:date="2017-07-21T16:41:00Z">
            <w:rPr>
              <w:ins w:id="194" w:author="Humayra" w:date="2017-07-21T16:10:00Z"/>
              <w:rFonts w:ascii="CMR10" w:hAnsi="CMR10" w:cs="CMR10"/>
              <w:sz w:val="20"/>
              <w:szCs w:val="20"/>
              <w:lang w:bidi="ar-SA"/>
            </w:rPr>
          </w:rPrChange>
        </w:rPr>
        <w:pPrChange w:id="195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96" w:author="Humayra" w:date="2017-07-21T16:10:00Z">
        <w:r w:rsidRPr="00C007EA">
          <w:rPr>
            <w:rFonts w:cstheme="minorHAnsi"/>
            <w:szCs w:val="22"/>
            <w:lang w:bidi="ar-SA"/>
            <w:rPrChange w:id="197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From the data </w:t>
        </w:r>
      </w:ins>
      <w:ins w:id="198" w:author="Humayra" w:date="2017-07-21T16:13:00Z">
        <w:r w:rsidRPr="00C007EA">
          <w:rPr>
            <w:rFonts w:cstheme="minorHAnsi"/>
            <w:szCs w:val="22"/>
            <w:lang w:bidi="ar-SA"/>
            <w:rPrChange w:id="199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videos,</w:t>
        </w:r>
      </w:ins>
      <w:ins w:id="200" w:author="Humayra" w:date="2017-07-21T16:10:00Z">
        <w:r w:rsidRPr="00C007EA">
          <w:rPr>
            <w:rFonts w:cstheme="minorHAnsi"/>
            <w:szCs w:val="22"/>
            <w:lang w:bidi="ar-SA"/>
            <w:rPrChange w:id="20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we try to </w:t>
        </w:r>
      </w:ins>
      <w:ins w:id="202" w:author="Humayra" w:date="2017-07-21T16:11:00Z">
        <w:r w:rsidRPr="00C007EA">
          <w:rPr>
            <w:rFonts w:cstheme="minorHAnsi"/>
            <w:szCs w:val="22"/>
            <w:lang w:bidi="ar-SA"/>
            <w:rPrChange w:id="203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fi</w:t>
        </w:r>
      </w:ins>
      <w:ins w:id="204" w:author="Humayra" w:date="2017-07-21T16:10:00Z">
        <w:r w:rsidRPr="00C007EA">
          <w:rPr>
            <w:rFonts w:cstheme="minorHAnsi"/>
            <w:szCs w:val="22"/>
            <w:lang w:bidi="ar-SA"/>
            <w:rPrChange w:id="205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nd the mutual information of red and</w:t>
        </w:r>
      </w:ins>
      <w:ins w:id="206" w:author="Humayra" w:date="2017-07-21T16:11:00Z">
        <w:r w:rsidRPr="00C007EA">
          <w:rPr>
            <w:rFonts w:cstheme="minorHAnsi"/>
            <w:szCs w:val="22"/>
            <w:lang w:bidi="ar-SA"/>
            <w:rPrChange w:id="207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08" w:author="Humayra" w:date="2017-07-21T16:10:00Z">
        <w:r w:rsidRPr="00C007EA">
          <w:rPr>
            <w:rFonts w:cstheme="minorHAnsi"/>
            <w:szCs w:val="22"/>
            <w:lang w:bidi="ar-SA"/>
            <w:rPrChange w:id="209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green channels which are T cells and DCs accordingly. By calculating mutual</w:t>
        </w:r>
      </w:ins>
      <w:ins w:id="210" w:author="Humayra" w:date="2017-07-21T16:11:00Z">
        <w:r w:rsidRPr="00C007EA">
          <w:rPr>
            <w:rFonts w:cstheme="minorHAnsi"/>
            <w:szCs w:val="22"/>
            <w:lang w:bidi="ar-SA"/>
            <w:rPrChange w:id="21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12" w:author="Humayra" w:date="2017-07-21T16:10:00Z">
        <w:r w:rsidRPr="00C007EA">
          <w:rPr>
            <w:rFonts w:cstheme="minorHAnsi"/>
            <w:szCs w:val="22"/>
            <w:lang w:bidi="ar-SA"/>
            <w:rPrChange w:id="213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information</w:t>
        </w:r>
      </w:ins>
      <w:ins w:id="214" w:author="Humayra" w:date="2017-07-21T16:14:00Z">
        <w:r w:rsidRPr="00C007EA">
          <w:rPr>
            <w:rFonts w:cstheme="minorHAnsi"/>
            <w:szCs w:val="22"/>
            <w:lang w:bidi="ar-SA"/>
            <w:rPrChange w:id="215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,</w:t>
        </w:r>
      </w:ins>
      <w:ins w:id="216" w:author="Humayra" w:date="2017-07-21T16:10:00Z">
        <w:r w:rsidR="00076741" w:rsidRPr="00C007EA">
          <w:rPr>
            <w:rFonts w:cstheme="minorHAnsi"/>
            <w:szCs w:val="22"/>
            <w:lang w:bidi="ar-SA"/>
            <w:rPrChange w:id="217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we want to</w:t>
        </w:r>
      </w:ins>
      <w:ins w:id="218" w:author="Humayra" w:date="2017-07-21T16:14:00Z">
        <w:r w:rsidR="00076741" w:rsidRPr="00C007EA">
          <w:rPr>
            <w:rFonts w:cstheme="minorHAnsi"/>
            <w:szCs w:val="22"/>
            <w:lang w:bidi="ar-SA"/>
            <w:rPrChange w:id="219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find out how much information can we gather about the T</w:t>
        </w:r>
      </w:ins>
      <w:ins w:id="220" w:author="Humayra" w:date="2017-07-21T16:18:00Z">
        <w:r w:rsidR="00076741" w:rsidRPr="00C007EA">
          <w:rPr>
            <w:rFonts w:cstheme="minorHAnsi"/>
            <w:szCs w:val="22"/>
            <w:lang w:bidi="ar-SA"/>
            <w:rPrChange w:id="22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-DC interactions</w:t>
        </w:r>
      </w:ins>
      <w:ins w:id="222" w:author="Humayra" w:date="2017-07-21T16:14:00Z">
        <w:r w:rsidR="00076741" w:rsidRPr="00C007EA">
          <w:rPr>
            <w:rFonts w:cstheme="minorHAnsi"/>
            <w:szCs w:val="22"/>
            <w:lang w:bidi="ar-SA"/>
            <w:rPrChange w:id="223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. We want to examine if</w:t>
        </w:r>
      </w:ins>
      <w:ins w:id="224" w:author="Humayra" w:date="2017-07-21T16:10:00Z">
        <w:r w:rsidRPr="00C007EA">
          <w:rPr>
            <w:rFonts w:cstheme="minorHAnsi"/>
            <w:szCs w:val="22"/>
            <w:lang w:bidi="ar-SA"/>
            <w:rPrChange w:id="225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T cells only be in the places where there is</w:t>
        </w:r>
      </w:ins>
      <w:ins w:id="226" w:author="Humayra" w:date="2017-07-21T16:11:00Z">
        <w:r w:rsidRPr="00C007EA">
          <w:rPr>
            <w:rFonts w:cstheme="minorHAnsi"/>
            <w:szCs w:val="22"/>
            <w:lang w:bidi="ar-SA"/>
            <w:rPrChange w:id="227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28" w:author="Humayra" w:date="2017-07-21T16:10:00Z">
        <w:r w:rsidRPr="00C007EA">
          <w:rPr>
            <w:rFonts w:cstheme="minorHAnsi"/>
            <w:szCs w:val="22"/>
            <w:lang w:bidi="ar-SA"/>
            <w:rPrChange w:id="229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DCs. For our mutual information analysis</w:t>
        </w:r>
      </w:ins>
      <w:ins w:id="230" w:author="Humayra" w:date="2017-07-21T16:18:00Z">
        <w:r w:rsidR="00076741" w:rsidRPr="00C007EA">
          <w:rPr>
            <w:rFonts w:cstheme="minorHAnsi"/>
            <w:szCs w:val="22"/>
            <w:lang w:bidi="ar-SA"/>
            <w:rPrChange w:id="23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,</w:t>
        </w:r>
      </w:ins>
      <w:ins w:id="232" w:author="Humayra" w:date="2017-07-21T16:10:00Z">
        <w:r w:rsidRPr="00C007EA">
          <w:rPr>
            <w:rFonts w:cstheme="minorHAnsi"/>
            <w:szCs w:val="22"/>
            <w:lang w:bidi="ar-SA"/>
            <w:rPrChange w:id="233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we want to calculate several values</w:t>
        </w:r>
      </w:ins>
      <w:ins w:id="234" w:author="Humayra" w:date="2017-07-21T16:11:00Z">
        <w:r w:rsidRPr="00C007EA">
          <w:rPr>
            <w:rFonts w:cstheme="minorHAnsi"/>
            <w:szCs w:val="22"/>
            <w:lang w:bidi="ar-SA"/>
            <w:rPrChange w:id="235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36" w:author="Humayra" w:date="2017-07-21T16:10:00Z">
        <w:r w:rsidRPr="00C007EA">
          <w:rPr>
            <w:rFonts w:cstheme="minorHAnsi"/>
            <w:szCs w:val="22"/>
            <w:lang w:bidi="ar-SA"/>
            <w:rPrChange w:id="237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of mutual information between the green and red channels. We read in the</w:t>
        </w:r>
      </w:ins>
      <w:ins w:id="238" w:author="Humayra" w:date="2017-07-21T16:11:00Z">
        <w:r w:rsidRPr="00C007EA">
          <w:rPr>
            <w:rFonts w:cstheme="minorHAnsi"/>
            <w:szCs w:val="22"/>
            <w:lang w:bidi="ar-SA"/>
            <w:rPrChange w:id="239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40" w:author="Humayra" w:date="2017-07-21T16:10:00Z">
        <w:r w:rsidRPr="00C007EA">
          <w:rPr>
            <w:rFonts w:cstheme="minorHAnsi"/>
            <w:szCs w:val="22"/>
            <w:lang w:bidi="ar-SA"/>
            <w:rPrChange w:id="24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images for all the time steps, in consecutive order and calculate several mutual</w:t>
        </w:r>
      </w:ins>
      <w:ins w:id="242" w:author="Humayra" w:date="2017-07-21T16:14:00Z">
        <w:r w:rsidRPr="00C007EA">
          <w:rPr>
            <w:rFonts w:cstheme="minorHAnsi"/>
            <w:szCs w:val="22"/>
            <w:lang w:bidi="ar-SA"/>
            <w:rPrChange w:id="243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44" w:author="Humayra" w:date="2017-07-21T16:10:00Z">
        <w:r w:rsidRPr="00C007EA">
          <w:rPr>
            <w:rFonts w:cstheme="minorHAnsi"/>
            <w:szCs w:val="22"/>
            <w:lang w:bidi="ar-SA"/>
            <w:rPrChange w:id="245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information values. we also take each the red and green channel from the videos,</w:t>
        </w:r>
      </w:ins>
      <w:ins w:id="246" w:author="Humayra" w:date="2017-07-21T16:12:00Z">
        <w:r w:rsidRPr="00C007EA">
          <w:rPr>
            <w:rFonts w:cstheme="minorHAnsi"/>
            <w:szCs w:val="22"/>
            <w:lang w:bidi="ar-SA"/>
            <w:rPrChange w:id="247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48" w:author="Humayra" w:date="2017-07-21T16:10:00Z">
        <w:r w:rsidR="00076741" w:rsidRPr="00C007EA">
          <w:rPr>
            <w:rFonts w:cstheme="minorHAnsi"/>
            <w:szCs w:val="22"/>
            <w:lang w:bidi="ar-SA"/>
            <w:rPrChange w:id="249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and shuffle</w:t>
        </w:r>
        <w:r w:rsidRPr="00C007EA">
          <w:rPr>
            <w:rFonts w:cstheme="minorHAnsi"/>
            <w:szCs w:val="22"/>
            <w:lang w:bidi="ar-SA"/>
            <w:rPrChange w:id="25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them, randomly, so that we can use this randomized image of the</w:t>
        </w:r>
      </w:ins>
      <w:ins w:id="251" w:author="Humayra" w:date="2017-07-21T16:12:00Z">
        <w:r w:rsidRPr="00C007EA">
          <w:rPr>
            <w:rFonts w:cstheme="minorHAnsi"/>
            <w:szCs w:val="22"/>
            <w:lang w:bidi="ar-SA"/>
            <w:rPrChange w:id="252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53" w:author="Humayra" w:date="2017-07-21T16:10:00Z">
        <w:r w:rsidRPr="00C007EA">
          <w:rPr>
            <w:rFonts w:cstheme="minorHAnsi"/>
            <w:szCs w:val="22"/>
            <w:lang w:bidi="ar-SA"/>
            <w:rPrChange w:id="254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red or green frame in our mutual information calculations.</w:t>
        </w:r>
      </w:ins>
    </w:p>
    <w:p w:rsidR="003A5082" w:rsidRPr="00C007EA" w:rsidRDefault="003A5082">
      <w:pPr>
        <w:autoSpaceDE w:val="0"/>
        <w:autoSpaceDN w:val="0"/>
        <w:adjustRightInd w:val="0"/>
        <w:spacing w:after="0" w:line="240" w:lineRule="auto"/>
        <w:jc w:val="both"/>
        <w:rPr>
          <w:ins w:id="255" w:author="Humayra" w:date="2017-07-21T16:13:00Z"/>
          <w:rFonts w:cstheme="minorHAnsi"/>
          <w:szCs w:val="22"/>
          <w:lang w:bidi="ar-SA"/>
          <w:rPrChange w:id="256" w:author="Humayra" w:date="2017-07-21T16:41:00Z">
            <w:rPr>
              <w:ins w:id="257" w:author="Humayra" w:date="2017-07-21T16:13:00Z"/>
              <w:rFonts w:ascii="CMR10" w:hAnsi="CMR10" w:cs="CMR10"/>
              <w:sz w:val="20"/>
              <w:szCs w:val="20"/>
              <w:lang w:bidi="ar-SA"/>
            </w:rPr>
          </w:rPrChange>
        </w:rPr>
        <w:pPrChange w:id="258" w:author="Humayra" w:date="2017-07-21T16:41:00Z">
          <w:pPr/>
        </w:pPrChange>
      </w:pPr>
    </w:p>
    <w:p w:rsidR="003A5082" w:rsidRPr="00C007EA" w:rsidRDefault="003A5082">
      <w:pPr>
        <w:autoSpaceDE w:val="0"/>
        <w:autoSpaceDN w:val="0"/>
        <w:adjustRightInd w:val="0"/>
        <w:spacing w:after="0" w:line="240" w:lineRule="auto"/>
        <w:jc w:val="both"/>
        <w:rPr>
          <w:ins w:id="259" w:author="Humayra Tasnim" w:date="2017-07-21T14:57:00Z"/>
          <w:rFonts w:cstheme="minorHAnsi"/>
          <w:szCs w:val="22"/>
          <w:lang w:bidi="ar-SA"/>
          <w:rPrChange w:id="260" w:author="Humayra" w:date="2017-07-21T16:41:00Z">
            <w:rPr>
              <w:ins w:id="261" w:author="Humayra Tasnim" w:date="2017-07-21T14:57:00Z"/>
              <w:sz w:val="24"/>
              <w:szCs w:val="32"/>
            </w:rPr>
          </w:rPrChange>
        </w:rPr>
        <w:pPrChange w:id="262" w:author="Humayra" w:date="2017-07-21T16:41:00Z">
          <w:pPr/>
        </w:pPrChange>
      </w:pPr>
      <w:ins w:id="263" w:author="Humayra" w:date="2017-07-21T16:10:00Z">
        <w:r w:rsidRPr="00C007EA">
          <w:rPr>
            <w:rFonts w:cstheme="minorHAnsi"/>
            <w:szCs w:val="22"/>
            <w:lang w:bidi="ar-SA"/>
            <w:rPrChange w:id="264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We calculated 6 values i.e. MI(</w:t>
        </w:r>
        <w:proofErr w:type="gramStart"/>
        <w:r w:rsidRPr="00C007EA">
          <w:rPr>
            <w:rFonts w:cstheme="minorHAnsi"/>
            <w:szCs w:val="22"/>
            <w:lang w:bidi="ar-SA"/>
            <w:rPrChange w:id="265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R,G</w:t>
        </w:r>
        <w:proofErr w:type="gramEnd"/>
        <w:r w:rsidRPr="00C007EA">
          <w:rPr>
            <w:rFonts w:cstheme="minorHAnsi"/>
            <w:szCs w:val="22"/>
            <w:lang w:bidi="ar-SA"/>
            <w:rPrChange w:id="266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), MI(R,R), MI(R,RS), MI(G,G), MI(G,GS),</w:t>
        </w:r>
      </w:ins>
      <w:ins w:id="267" w:author="Humayra" w:date="2017-07-21T16:13:00Z">
        <w:r w:rsidRPr="00C007EA">
          <w:rPr>
            <w:rFonts w:cstheme="minorHAnsi"/>
            <w:szCs w:val="22"/>
            <w:lang w:bidi="ar-SA"/>
            <w:rPrChange w:id="268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69" w:author="Humayra" w:date="2017-07-21T16:10:00Z">
        <w:r w:rsidRPr="00C007EA">
          <w:rPr>
            <w:rFonts w:cstheme="minorHAnsi"/>
            <w:szCs w:val="22"/>
            <w:lang w:bidi="ar-SA"/>
            <w:rPrChange w:id="27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MI(G,RS). MI(</w:t>
        </w:r>
        <w:proofErr w:type="gramStart"/>
        <w:r w:rsidRPr="00C007EA">
          <w:rPr>
            <w:rFonts w:cstheme="minorHAnsi"/>
            <w:szCs w:val="22"/>
            <w:lang w:bidi="ar-SA"/>
            <w:rPrChange w:id="27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R,G</w:t>
        </w:r>
        <w:proofErr w:type="gramEnd"/>
        <w:r w:rsidRPr="00C007EA">
          <w:rPr>
            <w:rFonts w:cstheme="minorHAnsi"/>
            <w:szCs w:val="22"/>
            <w:lang w:bidi="ar-SA"/>
            <w:rPrChange w:id="272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denotes the mutual information (MI) between the red channel and the green channel. MI(</w:t>
        </w:r>
        <w:proofErr w:type="gramStart"/>
        <w:r w:rsidRPr="00C007EA">
          <w:rPr>
            <w:rFonts w:cstheme="minorHAnsi"/>
            <w:szCs w:val="22"/>
            <w:lang w:bidi="ar-SA"/>
            <w:rPrChange w:id="273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R,R</w:t>
        </w:r>
        <w:proofErr w:type="gramEnd"/>
        <w:r w:rsidRPr="00C007EA">
          <w:rPr>
            <w:rFonts w:cstheme="minorHAnsi"/>
            <w:szCs w:val="22"/>
            <w:lang w:bidi="ar-SA"/>
            <w:rPrChange w:id="274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denotes the MI between the red channel</w:t>
        </w:r>
      </w:ins>
      <w:ins w:id="275" w:author="Humayra" w:date="2017-07-21T16:13:00Z">
        <w:r w:rsidRPr="00C007EA">
          <w:rPr>
            <w:rFonts w:cstheme="minorHAnsi"/>
            <w:szCs w:val="22"/>
            <w:lang w:bidi="ar-SA"/>
            <w:rPrChange w:id="276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77" w:author="Humayra" w:date="2017-07-21T16:10:00Z">
        <w:r w:rsidRPr="00C007EA">
          <w:rPr>
            <w:rFonts w:cstheme="minorHAnsi"/>
            <w:szCs w:val="22"/>
            <w:lang w:bidi="ar-SA"/>
            <w:rPrChange w:id="278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with itself and so does the green channel with itself in MI(G,G). MI(</w:t>
        </w:r>
        <w:proofErr w:type="gramStart"/>
        <w:r w:rsidRPr="00C007EA">
          <w:rPr>
            <w:rFonts w:cstheme="minorHAnsi"/>
            <w:szCs w:val="22"/>
            <w:lang w:bidi="ar-SA"/>
            <w:rPrChange w:id="279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R,RS</w:t>
        </w:r>
        <w:proofErr w:type="gramEnd"/>
        <w:r w:rsidRPr="00C007EA">
          <w:rPr>
            <w:rFonts w:cstheme="minorHAnsi"/>
            <w:szCs w:val="22"/>
            <w:lang w:bidi="ar-SA"/>
            <w:rPrChange w:id="28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de-</w:t>
        </w:r>
        <w:r w:rsidRPr="00C007EA">
          <w:rPr>
            <w:rFonts w:cstheme="minorHAnsi"/>
            <w:szCs w:val="22"/>
            <w:lang w:bidi="ar-SA"/>
            <w:rPrChange w:id="28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lastRenderedPageBreak/>
          <w:t>notes the MI between the red channel and th</w:t>
        </w:r>
        <w:r w:rsidR="00076741" w:rsidRPr="00C007EA">
          <w:rPr>
            <w:rFonts w:cstheme="minorHAnsi"/>
            <w:szCs w:val="22"/>
            <w:lang w:bidi="ar-SA"/>
            <w:rPrChange w:id="282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at same red channel but shuffled</w:t>
        </w:r>
        <w:r w:rsidRPr="00C007EA">
          <w:rPr>
            <w:rFonts w:cstheme="minorHAnsi"/>
            <w:szCs w:val="22"/>
            <w:lang w:bidi="ar-SA"/>
            <w:rPrChange w:id="283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.</w:t>
        </w:r>
      </w:ins>
      <w:ins w:id="284" w:author="Humayra" w:date="2017-07-21T16:13:00Z">
        <w:r w:rsidRPr="00C007EA">
          <w:rPr>
            <w:rFonts w:cstheme="minorHAnsi"/>
            <w:szCs w:val="22"/>
            <w:lang w:bidi="ar-SA"/>
            <w:rPrChange w:id="285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86" w:author="Humayra" w:date="2017-07-21T16:10:00Z">
        <w:r w:rsidRPr="00C007EA">
          <w:rPr>
            <w:rFonts w:cstheme="minorHAnsi"/>
            <w:szCs w:val="22"/>
            <w:lang w:bidi="ar-SA"/>
            <w:rPrChange w:id="287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Same happens with green channel in MI(</w:t>
        </w:r>
        <w:proofErr w:type="gramStart"/>
        <w:r w:rsidRPr="00C007EA">
          <w:rPr>
            <w:rFonts w:cstheme="minorHAnsi"/>
            <w:szCs w:val="22"/>
            <w:lang w:bidi="ar-SA"/>
            <w:rPrChange w:id="288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G,GS</w:t>
        </w:r>
        <w:proofErr w:type="gramEnd"/>
        <w:r w:rsidRPr="00C007EA">
          <w:rPr>
            <w:rFonts w:cstheme="minorHAnsi"/>
            <w:szCs w:val="22"/>
            <w:lang w:bidi="ar-SA"/>
            <w:rPrChange w:id="289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). MI(</w:t>
        </w:r>
        <w:proofErr w:type="gramStart"/>
        <w:r w:rsidRPr="00C007EA">
          <w:rPr>
            <w:rFonts w:cstheme="minorHAnsi"/>
            <w:szCs w:val="22"/>
            <w:lang w:bidi="ar-SA"/>
            <w:rPrChange w:id="29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G,RS</w:t>
        </w:r>
        <w:proofErr w:type="gramEnd"/>
        <w:r w:rsidRPr="00C007EA">
          <w:rPr>
            <w:rFonts w:cstheme="minorHAnsi"/>
            <w:szCs w:val="22"/>
            <w:lang w:bidi="ar-SA"/>
            <w:rPrChange w:id="29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is MI between green</w:t>
        </w:r>
      </w:ins>
      <w:ins w:id="292" w:author="Humayra" w:date="2017-07-21T16:13:00Z">
        <w:r w:rsidRPr="00C007EA">
          <w:rPr>
            <w:rFonts w:cstheme="minorHAnsi"/>
            <w:szCs w:val="22"/>
            <w:lang w:bidi="ar-SA"/>
            <w:rPrChange w:id="293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94" w:author="Humayra" w:date="2017-07-21T16:10:00Z">
        <w:r w:rsidR="00076741" w:rsidRPr="00C007EA">
          <w:rPr>
            <w:rFonts w:cstheme="minorHAnsi"/>
            <w:szCs w:val="22"/>
            <w:lang w:bidi="ar-SA"/>
            <w:rPrChange w:id="295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and shuffl</w:t>
        </w:r>
        <w:r w:rsidRPr="00C007EA">
          <w:rPr>
            <w:rFonts w:cstheme="minorHAnsi"/>
            <w:szCs w:val="22"/>
            <w:lang w:bidi="ar-SA"/>
            <w:rPrChange w:id="296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ed red channel.</w:t>
        </w:r>
      </w:ins>
    </w:p>
    <w:p w:rsidR="0081507D" w:rsidRPr="00C007EA" w:rsidRDefault="0081507D" w:rsidP="0081507D">
      <w:pPr>
        <w:rPr>
          <w:ins w:id="297" w:author="Humayra Tasnim" w:date="2017-07-21T14:57:00Z"/>
          <w:rFonts w:cstheme="minorHAnsi"/>
          <w:szCs w:val="22"/>
          <w:rPrChange w:id="298" w:author="Humayra" w:date="2017-07-21T16:41:00Z">
            <w:rPr>
              <w:ins w:id="299" w:author="Humayra Tasnim" w:date="2017-07-21T14:57:00Z"/>
              <w:sz w:val="24"/>
              <w:szCs w:val="32"/>
            </w:rPr>
          </w:rPrChange>
        </w:rPr>
      </w:pPr>
    </w:p>
    <w:p w:rsidR="0081507D" w:rsidRPr="000100EE" w:rsidRDefault="0081507D" w:rsidP="0081507D">
      <w:pPr>
        <w:rPr>
          <w:ins w:id="300" w:author="Humayra Tasnim" w:date="2017-07-21T14:56:00Z"/>
          <w:sz w:val="24"/>
          <w:szCs w:val="32"/>
        </w:rPr>
      </w:pPr>
    </w:p>
    <w:p w:rsidR="00F25138" w:rsidRPr="00F25138" w:rsidRDefault="005567D4" w:rsidP="00F25138">
      <w:pPr>
        <w:autoSpaceDE w:val="0"/>
        <w:autoSpaceDN w:val="0"/>
        <w:adjustRightInd w:val="0"/>
        <w:spacing w:after="0" w:line="240" w:lineRule="auto"/>
        <w:rPr>
          <w:ins w:id="301" w:author="Humayra Tasnim" w:date="2017-07-21T14:04:00Z"/>
          <w:rFonts w:ascii="Calibri" w:hAnsi="Calibri" w:cs="Calibri"/>
          <w:sz w:val="20"/>
          <w:szCs w:val="20"/>
          <w:rPrChange w:id="302" w:author="Humayra Tasnim" w:date="2017-07-21T14:06:00Z">
            <w:rPr>
              <w:ins w:id="303" w:author="Humayra Tasnim" w:date="2017-07-21T14:04:00Z"/>
              <w:rFonts w:ascii="CMR10" w:hAnsi="CMR10" w:cs="CMR10"/>
              <w:sz w:val="20"/>
              <w:szCs w:val="20"/>
            </w:rPr>
          </w:rPrChange>
        </w:rPr>
      </w:pPr>
      <w:ins w:id="304" w:author="Humayra" w:date="2017-07-21T16:31:00Z">
        <w:r>
          <w:rPr>
            <w:rFonts w:ascii="Calibri" w:hAnsi="Calibri" w:cs="Calibri"/>
            <w:noProof/>
            <w:sz w:val="20"/>
            <w:szCs w:val="20"/>
          </w:rPr>
          <w:drawing>
            <wp:inline distT="0" distB="0" distL="0" distR="0">
              <wp:extent cx="7114204" cy="3241675"/>
              <wp:effectExtent l="0" t="0" r="0" b="0"/>
              <wp:docPr id="1" name="Picture 1" descr="A screenshot of a cell phone&#10;&#10;Description generated with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WT_MI.tif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18390" cy="32435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25138" w:rsidDel="00EE5296" w:rsidRDefault="00F25138">
      <w:pPr>
        <w:autoSpaceDE w:val="0"/>
        <w:autoSpaceDN w:val="0"/>
        <w:adjustRightInd w:val="0"/>
        <w:spacing w:after="0" w:line="240" w:lineRule="auto"/>
        <w:jc w:val="both"/>
        <w:rPr>
          <w:ins w:id="305" w:author="Humayra Tasnim" w:date="2017-07-21T14:03:00Z"/>
          <w:del w:id="306" w:author="Humayra" w:date="2017-07-21T16:35:00Z"/>
          <w:rFonts w:ascii="CMR10" w:hAnsi="CMR10" w:cs="CMR10"/>
          <w:sz w:val="20"/>
          <w:szCs w:val="20"/>
        </w:rPr>
        <w:pPrChange w:id="307" w:author="Humayra" w:date="2017-07-21T16:44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:rsidR="00DC7063" w:rsidDel="00EE5296" w:rsidRDefault="005567D4">
      <w:pPr>
        <w:autoSpaceDE w:val="0"/>
        <w:autoSpaceDN w:val="0"/>
        <w:adjustRightInd w:val="0"/>
        <w:spacing w:after="0" w:line="240" w:lineRule="auto"/>
        <w:jc w:val="both"/>
        <w:rPr>
          <w:del w:id="308" w:author="Humayra" w:date="2017-07-21T16:32:00Z"/>
          <w:rFonts w:cstheme="minorHAnsi"/>
          <w:sz w:val="20"/>
          <w:szCs w:val="20"/>
          <w:lang w:bidi="ar-SA"/>
        </w:rPr>
        <w:pPrChange w:id="309" w:author="Humayra" w:date="2017-07-21T16:4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10" w:author="Humayra" w:date="2017-07-21T16:32:00Z">
        <w:r w:rsidRPr="005567D4">
          <w:rPr>
            <w:rFonts w:cstheme="minorHAnsi"/>
            <w:sz w:val="20"/>
            <w:szCs w:val="20"/>
            <w:rPrChange w:id="311" w:author="Humayra" w:date="2017-07-21T16:34:00Z">
              <w:rPr>
                <w:rFonts w:ascii="Calibri" w:hAnsi="Calibri" w:cs="Calibri"/>
                <w:sz w:val="20"/>
                <w:szCs w:val="20"/>
              </w:rPr>
            </w:rPrChange>
          </w:rPr>
          <w:t xml:space="preserve">Figure 3: </w:t>
        </w:r>
        <w:r w:rsidRPr="005567D4">
          <w:rPr>
            <w:rFonts w:cstheme="minorHAnsi"/>
            <w:sz w:val="20"/>
            <w:szCs w:val="20"/>
            <w:lang w:bidi="ar-SA"/>
            <w:rPrChange w:id="312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These plots show the mutual information analysis for 7 WT videos.</w:t>
        </w:r>
      </w:ins>
      <w:ins w:id="313" w:author="Humayra" w:date="2017-07-21T16:33:00Z">
        <w:r w:rsidRPr="005567D4">
          <w:rPr>
            <w:rFonts w:cstheme="minorHAnsi"/>
            <w:sz w:val="20"/>
            <w:szCs w:val="20"/>
            <w:lang w:bidi="ar-SA"/>
            <w:rPrChange w:id="314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15" w:author="Humayra" w:date="2017-07-21T16:32:00Z">
        <w:r w:rsidRPr="005567D4">
          <w:rPr>
            <w:rFonts w:cstheme="minorHAnsi"/>
            <w:sz w:val="20"/>
            <w:szCs w:val="20"/>
            <w:lang w:bidi="ar-SA"/>
            <w:rPrChange w:id="316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Time steps is in the x-axis and MI is in the y-axis. Blue line shows MI(</w:t>
        </w:r>
        <w:proofErr w:type="gramStart"/>
        <w:r w:rsidRPr="005567D4">
          <w:rPr>
            <w:rFonts w:cstheme="minorHAnsi"/>
            <w:sz w:val="20"/>
            <w:szCs w:val="20"/>
            <w:lang w:bidi="ar-SA"/>
            <w:rPrChange w:id="317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R,G</w:t>
        </w:r>
        <w:proofErr w:type="gramEnd"/>
        <w:r w:rsidRPr="005567D4">
          <w:rPr>
            <w:rFonts w:cstheme="minorHAnsi"/>
            <w:sz w:val="20"/>
            <w:szCs w:val="20"/>
            <w:lang w:bidi="ar-SA"/>
            <w:rPrChange w:id="318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), redline shows MI(R,R), green line shows MI(G,G), magenta line shows MI(R,RS),</w:t>
        </w:r>
      </w:ins>
      <w:ins w:id="319" w:author="Humayra" w:date="2017-07-21T16:33:00Z">
        <w:r w:rsidRPr="005567D4">
          <w:rPr>
            <w:rFonts w:cstheme="minorHAnsi"/>
            <w:sz w:val="20"/>
            <w:szCs w:val="20"/>
            <w:lang w:bidi="ar-SA"/>
            <w:rPrChange w:id="320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21" w:author="Humayra" w:date="2017-07-21T16:32:00Z">
        <w:r w:rsidRPr="005567D4">
          <w:rPr>
            <w:rFonts w:cstheme="minorHAnsi"/>
            <w:sz w:val="20"/>
            <w:szCs w:val="20"/>
            <w:lang w:bidi="ar-SA"/>
            <w:rPrChange w:id="322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black line shows MI(G,GS) and cyan line shows MI(G,RS).</w:t>
        </w:r>
      </w:ins>
    </w:p>
    <w:p w:rsidR="00EE5296" w:rsidRDefault="00EE5296">
      <w:pPr>
        <w:jc w:val="both"/>
        <w:rPr>
          <w:ins w:id="323" w:author="Humayra" w:date="2017-07-21T16:35:00Z"/>
          <w:rFonts w:cstheme="minorHAnsi"/>
          <w:sz w:val="20"/>
          <w:szCs w:val="20"/>
          <w:lang w:bidi="ar-SA"/>
        </w:rPr>
        <w:pPrChange w:id="324" w:author="Humayra" w:date="2017-07-21T16:44:00Z">
          <w:pPr/>
        </w:pPrChange>
      </w:pPr>
    </w:p>
    <w:p w:rsidR="00EE5296" w:rsidRPr="00C007EA" w:rsidRDefault="00EE5296">
      <w:pPr>
        <w:jc w:val="both"/>
        <w:rPr>
          <w:ins w:id="325" w:author="Humayra" w:date="2017-07-21T16:36:00Z"/>
          <w:rFonts w:cstheme="minorHAnsi"/>
          <w:szCs w:val="22"/>
          <w:lang w:bidi="ar-SA"/>
          <w:rPrChange w:id="326" w:author="Humayra" w:date="2017-07-21T16:44:00Z">
            <w:rPr>
              <w:ins w:id="327" w:author="Humayra" w:date="2017-07-21T16:36:00Z"/>
              <w:rFonts w:cstheme="minorHAnsi"/>
              <w:sz w:val="20"/>
              <w:szCs w:val="20"/>
              <w:lang w:bidi="ar-SA"/>
            </w:rPr>
          </w:rPrChange>
        </w:rPr>
        <w:pPrChange w:id="328" w:author="Humayra" w:date="2017-07-21T16:44:00Z">
          <w:pPr/>
        </w:pPrChange>
      </w:pPr>
    </w:p>
    <w:p w:rsidR="00EE5296" w:rsidRPr="00C007EA" w:rsidRDefault="00EE5296">
      <w:pPr>
        <w:autoSpaceDE w:val="0"/>
        <w:autoSpaceDN w:val="0"/>
        <w:adjustRightInd w:val="0"/>
        <w:spacing w:after="0" w:line="240" w:lineRule="auto"/>
        <w:jc w:val="both"/>
        <w:rPr>
          <w:ins w:id="329" w:author="Humayra" w:date="2017-07-21T16:36:00Z"/>
          <w:rFonts w:cstheme="minorHAnsi"/>
          <w:szCs w:val="22"/>
          <w:lang w:bidi="ar-SA"/>
          <w:rPrChange w:id="330" w:author="Humayra" w:date="2017-07-21T16:44:00Z">
            <w:rPr>
              <w:ins w:id="331" w:author="Humayra" w:date="2017-07-21T16:36:00Z"/>
              <w:rFonts w:cstheme="minorHAnsi"/>
              <w:sz w:val="20"/>
              <w:szCs w:val="20"/>
              <w:lang w:bidi="ar-SA"/>
            </w:rPr>
          </w:rPrChange>
        </w:rPr>
        <w:pPrChange w:id="332" w:author="Humayra" w:date="2017-07-21T16:44:00Z">
          <w:pPr/>
        </w:pPrChange>
      </w:pPr>
      <w:ins w:id="333" w:author="Humayra" w:date="2017-07-21T16:37:00Z">
        <w:r w:rsidRPr="00C007EA">
          <w:rPr>
            <w:rFonts w:cstheme="minorHAnsi"/>
            <w:szCs w:val="22"/>
            <w:lang w:bidi="ar-SA"/>
            <w:rPrChange w:id="334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The two values MI(</w:t>
        </w:r>
        <w:proofErr w:type="gramStart"/>
        <w:r w:rsidRPr="00C007EA">
          <w:rPr>
            <w:rFonts w:cstheme="minorHAnsi"/>
            <w:szCs w:val="22"/>
            <w:lang w:bidi="ar-SA"/>
            <w:rPrChange w:id="335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R,R</w:t>
        </w:r>
        <w:proofErr w:type="gramEnd"/>
        <w:r w:rsidRPr="00C007EA">
          <w:rPr>
            <w:rFonts w:cstheme="minorHAnsi"/>
            <w:szCs w:val="22"/>
            <w:lang w:bidi="ar-SA"/>
            <w:rPrChange w:id="336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and (G,G) are what we use as our `upper bound' .</w:t>
        </w:r>
      </w:ins>
      <w:ins w:id="337" w:author="Humayra" w:date="2017-07-21T16:39:00Z">
        <w:r w:rsidRPr="00C007EA">
          <w:rPr>
            <w:rFonts w:cstheme="minorHAnsi"/>
            <w:szCs w:val="22"/>
            <w:lang w:bidi="ar-SA"/>
            <w:rPrChange w:id="338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39" w:author="Humayra" w:date="2017-07-21T16:37:00Z">
        <w:r w:rsidRPr="00C007EA">
          <w:rPr>
            <w:rFonts w:cstheme="minorHAnsi"/>
            <w:szCs w:val="22"/>
            <w:lang w:bidi="ar-SA"/>
            <w:rPrChange w:id="340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They should be significantly larger than MI(</w:t>
        </w:r>
        <w:proofErr w:type="gramStart"/>
        <w:r w:rsidRPr="00C007EA">
          <w:rPr>
            <w:rFonts w:cstheme="minorHAnsi"/>
            <w:szCs w:val="22"/>
            <w:lang w:bidi="ar-SA"/>
            <w:rPrChange w:id="341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R,G</w:t>
        </w:r>
        <w:proofErr w:type="gramEnd"/>
        <w:r w:rsidRPr="00C007EA">
          <w:rPr>
            <w:rFonts w:cstheme="minorHAnsi"/>
            <w:szCs w:val="22"/>
            <w:lang w:bidi="ar-SA"/>
            <w:rPrChange w:id="342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), because they show the mutual</w:t>
        </w:r>
      </w:ins>
      <w:ins w:id="343" w:author="Humayra" w:date="2017-07-21T16:39:00Z">
        <w:r w:rsidRPr="00C007EA">
          <w:rPr>
            <w:rFonts w:cstheme="minorHAnsi"/>
            <w:szCs w:val="22"/>
            <w:lang w:bidi="ar-SA"/>
            <w:rPrChange w:id="344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45" w:author="Humayra" w:date="2017-07-21T16:37:00Z">
        <w:r w:rsidRPr="00C007EA">
          <w:rPr>
            <w:rFonts w:cstheme="minorHAnsi"/>
            <w:szCs w:val="22"/>
            <w:lang w:bidi="ar-SA"/>
            <w:rPrChange w:id="346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information between the same images. This means, if we have information about</w:t>
        </w:r>
      </w:ins>
      <w:ins w:id="347" w:author="Humayra" w:date="2017-07-21T16:39:00Z">
        <w:r w:rsidRPr="00C007EA">
          <w:rPr>
            <w:rFonts w:cstheme="minorHAnsi"/>
            <w:szCs w:val="22"/>
            <w:lang w:bidi="ar-SA"/>
            <w:rPrChange w:id="348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49" w:author="Humayra" w:date="2017-07-21T16:37:00Z">
        <w:r w:rsidRPr="00C007EA">
          <w:rPr>
            <w:rFonts w:cstheme="minorHAnsi"/>
            <w:szCs w:val="22"/>
            <w:lang w:bidi="ar-SA"/>
            <w:rPrChange w:id="350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</w:t>
        </w:r>
      </w:ins>
      <w:ins w:id="351" w:author="Humayra" w:date="2017-07-21T16:39:00Z">
        <w:r w:rsidRPr="00C007EA">
          <w:rPr>
            <w:rFonts w:cstheme="minorHAnsi"/>
            <w:szCs w:val="22"/>
            <w:lang w:bidi="ar-SA"/>
            <w:rPrChange w:id="352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(red channel)</w:t>
        </w:r>
      </w:ins>
      <w:ins w:id="353" w:author="Humayra" w:date="2017-07-21T16:37:00Z">
        <w:r w:rsidRPr="00C007EA">
          <w:rPr>
            <w:rFonts w:cstheme="minorHAnsi"/>
            <w:szCs w:val="22"/>
            <w:lang w:bidi="ar-SA"/>
            <w:rPrChange w:id="354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, the</w:t>
        </w:r>
        <w:r w:rsidR="00C007EA" w:rsidRPr="00C007EA">
          <w:rPr>
            <w:rFonts w:cstheme="minorHAnsi"/>
            <w:szCs w:val="22"/>
            <w:lang w:bidi="ar-SA"/>
            <w:rPrChange w:id="355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n there is already information available about itself. The two</w:t>
        </w:r>
      </w:ins>
      <w:ins w:id="356" w:author="Humayra" w:date="2017-07-21T16:40:00Z">
        <w:r w:rsidR="00C007EA" w:rsidRPr="00C007EA">
          <w:rPr>
            <w:rFonts w:cstheme="minorHAnsi"/>
            <w:szCs w:val="22"/>
            <w:lang w:bidi="ar-SA"/>
            <w:rPrChange w:id="357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58" w:author="Humayra" w:date="2017-07-21T16:37:00Z">
        <w:r w:rsidR="00C007EA" w:rsidRPr="00C007EA">
          <w:rPr>
            <w:rFonts w:cstheme="minorHAnsi"/>
            <w:szCs w:val="22"/>
            <w:lang w:bidi="ar-SA"/>
            <w:rPrChange w:id="359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shuffl</w:t>
        </w:r>
        <w:r w:rsidRPr="00C007EA">
          <w:rPr>
            <w:rFonts w:cstheme="minorHAnsi"/>
            <w:szCs w:val="22"/>
            <w:lang w:bidi="ar-SA"/>
            <w:rPrChange w:id="360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ed values MI(</w:t>
        </w:r>
        <w:proofErr w:type="gramStart"/>
        <w:r w:rsidRPr="00C007EA">
          <w:rPr>
            <w:rFonts w:cstheme="minorHAnsi"/>
            <w:szCs w:val="22"/>
            <w:lang w:bidi="ar-SA"/>
            <w:rPrChange w:id="361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R,RS</w:t>
        </w:r>
        <w:proofErr w:type="gramEnd"/>
        <w:r w:rsidRPr="00C007EA">
          <w:rPr>
            <w:rFonts w:cstheme="minorHAnsi"/>
            <w:szCs w:val="22"/>
            <w:lang w:bidi="ar-SA"/>
            <w:rPrChange w:id="362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and MI(G,GS) are</w:t>
        </w:r>
        <w:r w:rsidR="00C007EA" w:rsidRPr="00C007EA">
          <w:rPr>
            <w:rFonts w:cstheme="minorHAnsi"/>
            <w:szCs w:val="22"/>
            <w:lang w:bidi="ar-SA"/>
            <w:rPrChange w:id="363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our `lower bound' , and should</w:t>
        </w:r>
      </w:ins>
      <w:ins w:id="364" w:author="Humayra" w:date="2017-07-21T16:40:00Z">
        <w:r w:rsidR="00C007EA" w:rsidRPr="00C007EA">
          <w:rPr>
            <w:rFonts w:cstheme="minorHAnsi"/>
            <w:szCs w:val="22"/>
            <w:lang w:bidi="ar-SA"/>
            <w:rPrChange w:id="365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66" w:author="Humayra" w:date="2017-07-21T16:37:00Z">
        <w:r w:rsidRPr="00C007EA">
          <w:rPr>
            <w:rFonts w:cstheme="minorHAnsi"/>
            <w:szCs w:val="22"/>
            <w:lang w:bidi="ar-SA"/>
            <w:rPrChange w:id="367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be less than MI(R,G). This is because we ar</w:t>
        </w:r>
        <w:r w:rsidR="00C007EA" w:rsidRPr="00C007EA">
          <w:rPr>
            <w:rFonts w:cstheme="minorHAnsi"/>
            <w:szCs w:val="22"/>
            <w:lang w:bidi="ar-SA"/>
            <w:rPrChange w:id="368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e taking the mutual information</w:t>
        </w:r>
      </w:ins>
      <w:ins w:id="369" w:author="Humayra" w:date="2017-07-21T16:42:00Z">
        <w:r w:rsidR="00C007EA" w:rsidRPr="00C007EA">
          <w:rPr>
            <w:rFonts w:cstheme="minorHAnsi"/>
            <w:szCs w:val="22"/>
            <w:lang w:bidi="ar-SA"/>
            <w:rPrChange w:id="370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71" w:author="Humayra" w:date="2017-07-21T16:37:00Z">
        <w:r w:rsidRPr="00C007EA">
          <w:rPr>
            <w:rFonts w:cstheme="minorHAnsi"/>
            <w:szCs w:val="22"/>
            <w:lang w:bidi="ar-SA"/>
            <w:rPrChange w:id="372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between an image and its randomized self. </w:t>
        </w:r>
        <w:r w:rsidR="00C007EA" w:rsidRPr="00C007EA">
          <w:rPr>
            <w:rFonts w:cstheme="minorHAnsi"/>
            <w:szCs w:val="22"/>
            <w:lang w:bidi="ar-SA"/>
            <w:rPrChange w:id="373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So</w:t>
        </w:r>
      </w:ins>
      <w:ins w:id="374" w:author="Humayra" w:date="2017-07-21T16:43:00Z">
        <w:r w:rsidR="00C007EA" w:rsidRPr="00C007EA">
          <w:rPr>
            <w:rFonts w:cstheme="minorHAnsi"/>
            <w:szCs w:val="22"/>
            <w:lang w:bidi="ar-SA"/>
            <w:rPrChange w:id="375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,</w:t>
        </w:r>
      </w:ins>
      <w:ins w:id="376" w:author="Humayra" w:date="2017-07-21T16:37:00Z">
        <w:r w:rsidR="00C007EA" w:rsidRPr="00C007EA">
          <w:rPr>
            <w:rFonts w:cstheme="minorHAnsi"/>
            <w:szCs w:val="22"/>
            <w:lang w:bidi="ar-SA"/>
            <w:rPrChange w:id="377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if we have information about</w:t>
        </w:r>
      </w:ins>
      <w:ins w:id="378" w:author="Humayra" w:date="2017-07-21T16:42:00Z">
        <w:r w:rsidR="00C007EA" w:rsidRPr="00C007EA">
          <w:rPr>
            <w:rFonts w:cstheme="minorHAnsi"/>
            <w:szCs w:val="22"/>
            <w:lang w:bidi="ar-SA"/>
            <w:rPrChange w:id="379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80" w:author="Humayra" w:date="2017-07-21T16:37:00Z">
        <w:r w:rsidRPr="00C007EA">
          <w:rPr>
            <w:rFonts w:cstheme="minorHAnsi"/>
            <w:szCs w:val="22"/>
            <w:lang w:bidi="ar-SA"/>
            <w:rPrChange w:id="381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the original image, this doesn't tell us anything about a random i</w:t>
        </w:r>
        <w:r w:rsidR="00C007EA" w:rsidRPr="00C007EA">
          <w:rPr>
            <w:rFonts w:cstheme="minorHAnsi"/>
            <w:szCs w:val="22"/>
            <w:lang w:bidi="ar-SA"/>
            <w:rPrChange w:id="382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mage, so the</w:t>
        </w:r>
      </w:ins>
      <w:ins w:id="383" w:author="Humayra" w:date="2017-07-21T16:42:00Z">
        <w:r w:rsidR="00C007EA" w:rsidRPr="00C007EA">
          <w:rPr>
            <w:rFonts w:cstheme="minorHAnsi"/>
            <w:szCs w:val="22"/>
            <w:lang w:bidi="ar-SA"/>
            <w:rPrChange w:id="384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85" w:author="Humayra" w:date="2017-07-21T16:37:00Z">
        <w:r w:rsidRPr="00C007EA">
          <w:rPr>
            <w:rFonts w:cstheme="minorHAnsi"/>
            <w:szCs w:val="22"/>
            <w:lang w:bidi="ar-SA"/>
            <w:rPrChange w:id="386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mutual information should be very low. Fi</w:t>
        </w:r>
        <w:r w:rsidR="00C007EA" w:rsidRPr="00C007EA">
          <w:rPr>
            <w:rFonts w:cstheme="minorHAnsi"/>
            <w:szCs w:val="22"/>
            <w:lang w:bidi="ar-SA"/>
            <w:rPrChange w:id="387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gure 3 shows the MI analysis of</w:t>
        </w:r>
      </w:ins>
      <w:ins w:id="388" w:author="Humayra" w:date="2017-07-21T16:42:00Z">
        <w:r w:rsidR="00C007EA" w:rsidRPr="00C007EA">
          <w:rPr>
            <w:rFonts w:cstheme="minorHAnsi"/>
            <w:szCs w:val="22"/>
            <w:lang w:bidi="ar-SA"/>
            <w:rPrChange w:id="389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90" w:author="Humayra" w:date="2017-07-21T16:37:00Z">
        <w:r w:rsidR="00C007EA" w:rsidRPr="00C007EA">
          <w:rPr>
            <w:rFonts w:cstheme="minorHAnsi"/>
            <w:szCs w:val="22"/>
            <w:lang w:bidi="ar-SA"/>
            <w:rPrChange w:id="391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wild type data (7 videos) and figure 4</w:t>
        </w:r>
        <w:r w:rsidRPr="00C007EA">
          <w:rPr>
            <w:rFonts w:cstheme="minorHAnsi"/>
            <w:szCs w:val="22"/>
            <w:lang w:bidi="ar-SA"/>
            <w:rPrChange w:id="392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shows </w:t>
        </w:r>
        <w:r w:rsidR="00C007EA" w:rsidRPr="00C007EA">
          <w:rPr>
            <w:rFonts w:cstheme="minorHAnsi"/>
            <w:szCs w:val="22"/>
            <w:lang w:bidi="ar-SA"/>
            <w:rPrChange w:id="393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the MI analysis of CCR7 </w:t>
        </w:r>
        <w:proofErr w:type="gramStart"/>
        <w:r w:rsidR="00C007EA" w:rsidRPr="00C007EA">
          <w:rPr>
            <w:rFonts w:cstheme="minorHAnsi"/>
            <w:szCs w:val="22"/>
            <w:lang w:bidi="ar-SA"/>
            <w:rPrChange w:id="394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data(</w:t>
        </w:r>
        <w:proofErr w:type="gramEnd"/>
        <w:r w:rsidR="00C007EA" w:rsidRPr="00C007EA">
          <w:rPr>
            <w:rFonts w:cstheme="minorHAnsi"/>
            <w:szCs w:val="22"/>
            <w:lang w:bidi="ar-SA"/>
            <w:rPrChange w:id="395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12</w:t>
        </w:r>
      </w:ins>
      <w:ins w:id="396" w:author="Humayra" w:date="2017-07-21T16:42:00Z">
        <w:r w:rsidR="00C007EA" w:rsidRPr="00C007EA">
          <w:rPr>
            <w:rFonts w:cstheme="minorHAnsi"/>
            <w:szCs w:val="22"/>
            <w:lang w:bidi="ar-SA"/>
            <w:rPrChange w:id="397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98" w:author="Humayra" w:date="2017-07-21T16:37:00Z">
        <w:r w:rsidR="00C007EA" w:rsidRPr="00C007EA">
          <w:rPr>
            <w:rFonts w:cstheme="minorHAnsi"/>
            <w:szCs w:val="22"/>
            <w:lang w:bidi="ar-SA"/>
            <w:rPrChange w:id="399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videos). Both fi</w:t>
        </w:r>
        <w:r w:rsidRPr="00C007EA">
          <w:rPr>
            <w:rFonts w:cstheme="minorHAnsi"/>
            <w:szCs w:val="22"/>
            <w:lang w:bidi="ar-SA"/>
            <w:rPrChange w:id="400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gures show the same characteris</w:t>
        </w:r>
        <w:r w:rsidR="00C007EA" w:rsidRPr="00C007EA">
          <w:rPr>
            <w:rFonts w:cstheme="minorHAnsi"/>
            <w:szCs w:val="22"/>
            <w:lang w:bidi="ar-SA"/>
            <w:rPrChange w:id="401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tics as we have discussed here.</w:t>
        </w:r>
      </w:ins>
      <w:ins w:id="402" w:author="Humayra" w:date="2017-07-21T16:42:00Z">
        <w:r w:rsidR="00C007EA" w:rsidRPr="00C007EA">
          <w:rPr>
            <w:rFonts w:cstheme="minorHAnsi"/>
            <w:szCs w:val="22"/>
            <w:lang w:bidi="ar-SA"/>
            <w:rPrChange w:id="403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404" w:author="Humayra" w:date="2017-07-21T16:37:00Z">
        <w:r w:rsidRPr="00C007EA">
          <w:rPr>
            <w:rFonts w:cstheme="minorHAnsi"/>
            <w:szCs w:val="22"/>
            <w:lang w:bidi="ar-SA"/>
            <w:rPrChange w:id="405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However, the values for CCR7 are continuously lower than that of WT.</w:t>
        </w:r>
      </w:ins>
    </w:p>
    <w:p w:rsidR="00EE5296" w:rsidRPr="00C007EA" w:rsidRDefault="00EE5296">
      <w:pPr>
        <w:jc w:val="both"/>
        <w:rPr>
          <w:ins w:id="406" w:author="Humayra" w:date="2017-07-21T16:36:00Z"/>
          <w:rFonts w:cstheme="minorHAnsi"/>
          <w:szCs w:val="22"/>
          <w:lang w:bidi="ar-SA"/>
          <w:rPrChange w:id="407" w:author="Humayra" w:date="2017-07-21T16:44:00Z">
            <w:rPr>
              <w:ins w:id="408" w:author="Humayra" w:date="2017-07-21T16:36:00Z"/>
              <w:rFonts w:cstheme="minorHAnsi"/>
              <w:sz w:val="20"/>
              <w:szCs w:val="20"/>
              <w:lang w:bidi="ar-SA"/>
            </w:rPr>
          </w:rPrChange>
        </w:rPr>
        <w:pPrChange w:id="409" w:author="Humayra" w:date="2017-07-21T16:44:00Z">
          <w:pPr/>
        </w:pPrChange>
      </w:pPr>
    </w:p>
    <w:p w:rsidR="00EE5296" w:rsidRDefault="00EE5296">
      <w:pPr>
        <w:rPr>
          <w:ins w:id="410" w:author="Humayra" w:date="2017-07-21T16:36:00Z"/>
          <w:rFonts w:cstheme="minorHAnsi"/>
          <w:sz w:val="20"/>
          <w:szCs w:val="20"/>
          <w:lang w:bidi="ar-SA"/>
        </w:rPr>
      </w:pPr>
    </w:p>
    <w:p w:rsidR="00EE5296" w:rsidRDefault="00EE5296">
      <w:pPr>
        <w:rPr>
          <w:ins w:id="411" w:author="Humayra" w:date="2017-07-21T16:36:00Z"/>
          <w:rFonts w:cstheme="minorHAnsi"/>
          <w:sz w:val="20"/>
          <w:szCs w:val="20"/>
          <w:lang w:bidi="ar-SA"/>
        </w:rPr>
      </w:pPr>
    </w:p>
    <w:p w:rsidR="00EE5296" w:rsidRDefault="00EE5296">
      <w:pPr>
        <w:rPr>
          <w:ins w:id="412" w:author="Humayra" w:date="2017-07-21T16:35:00Z"/>
          <w:rFonts w:cstheme="minorHAnsi"/>
          <w:sz w:val="20"/>
          <w:szCs w:val="20"/>
          <w:lang w:bidi="ar-SA"/>
        </w:rPr>
      </w:pPr>
    </w:p>
    <w:p w:rsidR="005567D4" w:rsidRDefault="00EE5296">
      <w:pPr>
        <w:autoSpaceDE w:val="0"/>
        <w:autoSpaceDN w:val="0"/>
        <w:adjustRightInd w:val="0"/>
        <w:spacing w:after="0" w:line="240" w:lineRule="auto"/>
        <w:rPr>
          <w:ins w:id="413" w:author="Humayra" w:date="2017-07-21T16:34:00Z"/>
          <w:rFonts w:cstheme="minorHAnsi"/>
          <w:sz w:val="20"/>
          <w:szCs w:val="20"/>
          <w:lang w:bidi="ar-SA"/>
        </w:rPr>
      </w:pPr>
      <w:ins w:id="414" w:author="Humayra" w:date="2017-07-21T16:35:00Z">
        <w:r>
          <w:rPr>
            <w:rFonts w:cstheme="minorHAnsi"/>
            <w:noProof/>
            <w:sz w:val="20"/>
            <w:szCs w:val="20"/>
            <w:lang w:bidi="ar-SA"/>
          </w:rPr>
          <w:lastRenderedPageBreak/>
          <w:drawing>
            <wp:inline distT="0" distB="0" distL="0" distR="0" wp14:anchorId="71ACEA06" wp14:editId="119AD1E8">
              <wp:extent cx="6994992" cy="3395133"/>
              <wp:effectExtent l="0" t="0" r="0" b="0"/>
              <wp:docPr id="2" name="Picture 2" descr="A screenshot of a cell phone&#10;&#10;Description generated with very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CCR7_MI.tif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01231" cy="33981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567D4" w:rsidRDefault="005567D4">
      <w:pPr>
        <w:autoSpaceDE w:val="0"/>
        <w:autoSpaceDN w:val="0"/>
        <w:adjustRightInd w:val="0"/>
        <w:spacing w:after="0" w:line="240" w:lineRule="auto"/>
        <w:rPr>
          <w:ins w:id="415" w:author="Humayra" w:date="2017-07-21T16:34:00Z"/>
          <w:rFonts w:cstheme="minorHAnsi"/>
          <w:sz w:val="20"/>
          <w:szCs w:val="20"/>
          <w:lang w:bidi="ar-SA"/>
        </w:rPr>
      </w:pPr>
    </w:p>
    <w:p w:rsidR="00EE5296" w:rsidRDefault="00EE5296" w:rsidP="00EE5296">
      <w:pPr>
        <w:rPr>
          <w:ins w:id="416" w:author="Humayra" w:date="2017-07-21T16:44:00Z"/>
          <w:rFonts w:cstheme="minorHAnsi"/>
          <w:sz w:val="20"/>
          <w:szCs w:val="20"/>
          <w:lang w:bidi="ar-SA"/>
        </w:rPr>
      </w:pPr>
      <w:ins w:id="417" w:author="Humayra" w:date="2017-07-21T16:36:00Z">
        <w:r>
          <w:rPr>
            <w:rFonts w:cstheme="minorHAnsi"/>
            <w:sz w:val="20"/>
            <w:szCs w:val="20"/>
          </w:rPr>
          <w:t>Figure 4</w:t>
        </w:r>
        <w:r w:rsidRPr="00362A07">
          <w:rPr>
            <w:rFonts w:cstheme="minorHAnsi"/>
            <w:sz w:val="20"/>
            <w:szCs w:val="20"/>
          </w:rPr>
          <w:t xml:space="preserve">: </w:t>
        </w:r>
        <w:r w:rsidRPr="00362A07">
          <w:rPr>
            <w:rFonts w:cstheme="minorHAnsi"/>
            <w:sz w:val="20"/>
            <w:szCs w:val="20"/>
            <w:lang w:bidi="ar-SA"/>
          </w:rPr>
          <w:t>These plots show the mutual inform</w:t>
        </w:r>
        <w:r>
          <w:rPr>
            <w:rFonts w:cstheme="minorHAnsi"/>
            <w:sz w:val="20"/>
            <w:szCs w:val="20"/>
            <w:lang w:bidi="ar-SA"/>
          </w:rPr>
          <w:t>ation analysis for 12 CCR7</w:t>
        </w:r>
        <w:r w:rsidRPr="00362A07">
          <w:rPr>
            <w:rFonts w:cstheme="minorHAnsi"/>
            <w:sz w:val="20"/>
            <w:szCs w:val="20"/>
            <w:lang w:bidi="ar-SA"/>
          </w:rPr>
          <w:t xml:space="preserve"> videos. Time steps is in the x-axis and MI is in the y-axis. Blue line shows MI(</w:t>
        </w:r>
        <w:proofErr w:type="gramStart"/>
        <w:r w:rsidRPr="00362A07">
          <w:rPr>
            <w:rFonts w:cstheme="minorHAnsi"/>
            <w:sz w:val="20"/>
            <w:szCs w:val="20"/>
            <w:lang w:bidi="ar-SA"/>
          </w:rPr>
          <w:t>R,G</w:t>
        </w:r>
        <w:proofErr w:type="gramEnd"/>
        <w:r w:rsidRPr="00362A07">
          <w:rPr>
            <w:rFonts w:cstheme="minorHAnsi"/>
            <w:sz w:val="20"/>
            <w:szCs w:val="20"/>
            <w:lang w:bidi="ar-SA"/>
          </w:rPr>
          <w:t>), redline shows MI(R,R), green line shows MI(G,G), magenta line shows MI(R,RS), black line shows MI(G,GS) and cyan line shows MI(G,RS).</w:t>
        </w:r>
      </w:ins>
    </w:p>
    <w:p w:rsidR="00C007EA" w:rsidRDefault="00C007EA" w:rsidP="00EE5296">
      <w:pPr>
        <w:rPr>
          <w:ins w:id="418" w:author="Humayra" w:date="2017-07-21T16:44:00Z"/>
          <w:rFonts w:cstheme="minorHAnsi"/>
          <w:sz w:val="20"/>
          <w:szCs w:val="20"/>
          <w:lang w:bidi="ar-SA"/>
        </w:rPr>
      </w:pPr>
    </w:p>
    <w:p w:rsidR="00C007EA" w:rsidRDefault="00C007EA" w:rsidP="00EE5296">
      <w:pPr>
        <w:rPr>
          <w:ins w:id="419" w:author="Humayra" w:date="2017-07-21T16:36:00Z"/>
          <w:rFonts w:cstheme="minorHAnsi"/>
          <w:sz w:val="20"/>
          <w:szCs w:val="20"/>
          <w:lang w:bidi="ar-SA"/>
        </w:rPr>
      </w:pPr>
      <w:ins w:id="420" w:author="Humayra" w:date="2017-07-21T16:48:00Z">
        <w:r>
          <w:rPr>
            <w:rFonts w:cstheme="minorHAnsi"/>
            <w:noProof/>
            <w:sz w:val="20"/>
            <w:szCs w:val="20"/>
            <w:lang w:bidi="ar-SA"/>
          </w:rPr>
          <w:drawing>
            <wp:inline distT="0" distB="0" distL="0" distR="0">
              <wp:extent cx="7151770" cy="3153834"/>
              <wp:effectExtent l="0" t="0" r="0" b="8890"/>
              <wp:docPr id="3" name="Picture 3" descr="A close up of a map&#10;&#10;Description generated with very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Boxplot_mean_MI.tif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9349" cy="31615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7549C" w:rsidRDefault="0047549C" w:rsidP="0047549C">
      <w:pPr>
        <w:autoSpaceDE w:val="0"/>
        <w:autoSpaceDN w:val="0"/>
        <w:adjustRightInd w:val="0"/>
        <w:spacing w:after="0" w:line="240" w:lineRule="auto"/>
        <w:jc w:val="both"/>
        <w:rPr>
          <w:ins w:id="421" w:author="Humayra" w:date="2017-07-21T16:51:00Z"/>
          <w:rFonts w:cstheme="minorHAnsi"/>
          <w:sz w:val="20"/>
          <w:szCs w:val="20"/>
        </w:rPr>
      </w:pPr>
      <w:ins w:id="422" w:author="Humayra" w:date="2017-07-21T16:51:00Z">
        <w:r>
          <w:rPr>
            <w:rFonts w:ascii="Calibri" w:hAnsi="Calibri" w:cs="Calibri"/>
            <w:sz w:val="20"/>
            <w:szCs w:val="20"/>
          </w:rPr>
          <w:t xml:space="preserve">Figure 5: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 MI values</w:t>
        </w:r>
        <w:r w:rsidRPr="00362A07">
          <w:rPr>
            <w:rFonts w:cstheme="minorHAnsi"/>
            <w:sz w:val="20"/>
            <w:szCs w:val="20"/>
          </w:rPr>
          <w:t xml:space="preserve"> for WT and CCR7 data. The P-value for Mann-Whitney U test is </w:t>
        </w:r>
        <w:r>
          <w:rPr>
            <w:rFonts w:cstheme="minorHAnsi"/>
            <w:sz w:val="20"/>
            <w:szCs w:val="20"/>
          </w:rPr>
          <w:t>.00523</w:t>
        </w:r>
      </w:ins>
      <w:ins w:id="423" w:author="Humayra" w:date="2017-07-21T16:52:00Z">
        <w:r>
          <w:rPr>
            <w:rFonts w:cstheme="minorHAnsi"/>
            <w:sz w:val="20"/>
            <w:szCs w:val="20"/>
          </w:rPr>
          <w:t>93</w:t>
        </w:r>
      </w:ins>
      <w:ins w:id="424" w:author="Humayra" w:date="2017-07-21T16:51:00Z">
        <w:r>
          <w:rPr>
            <w:rFonts w:cstheme="minorHAnsi"/>
            <w:sz w:val="20"/>
            <w:szCs w:val="20"/>
          </w:rPr>
          <w:t>. It shows that</w:t>
        </w:r>
      </w:ins>
      <w:ins w:id="425" w:author="Humayra" w:date="2017-07-21T16:52:00Z">
        <w:r>
          <w:rPr>
            <w:rFonts w:cstheme="minorHAnsi"/>
            <w:sz w:val="20"/>
            <w:szCs w:val="20"/>
          </w:rPr>
          <w:t xml:space="preserve"> the difference between</w:t>
        </w:r>
      </w:ins>
      <w:ins w:id="426" w:author="Humayra" w:date="2017-07-21T16:51:00Z">
        <w:r>
          <w:rPr>
            <w:rFonts w:cstheme="minorHAnsi"/>
            <w:sz w:val="20"/>
            <w:szCs w:val="20"/>
          </w:rPr>
          <w:t xml:space="preserve"> both data se</w:t>
        </w:r>
        <w:r w:rsidR="00B932E4">
          <w:rPr>
            <w:rFonts w:cstheme="minorHAnsi"/>
            <w:sz w:val="20"/>
            <w:szCs w:val="20"/>
          </w:rPr>
          <w:t>ts</w:t>
        </w:r>
      </w:ins>
      <w:ins w:id="427" w:author="Humayra" w:date="2017-07-21T18:45:00Z">
        <w:r w:rsidR="00B932E4">
          <w:rPr>
            <w:rFonts w:cstheme="minorHAnsi"/>
            <w:sz w:val="20"/>
            <w:szCs w:val="20"/>
          </w:rPr>
          <w:t xml:space="preserve"> is</w:t>
        </w:r>
      </w:ins>
      <w:ins w:id="428" w:author="Humayra" w:date="2017-07-21T16:51:00Z">
        <w:r>
          <w:rPr>
            <w:rFonts w:cstheme="minorHAnsi"/>
            <w:sz w:val="20"/>
            <w:szCs w:val="20"/>
          </w:rPr>
          <w:t xml:space="preserve"> statisticall</w:t>
        </w:r>
      </w:ins>
      <w:ins w:id="429" w:author="Humayra" w:date="2017-07-21T16:52:00Z">
        <w:r>
          <w:rPr>
            <w:rFonts w:cstheme="minorHAnsi"/>
            <w:sz w:val="20"/>
            <w:szCs w:val="20"/>
          </w:rPr>
          <w:t xml:space="preserve">y </w:t>
        </w:r>
      </w:ins>
      <w:ins w:id="430" w:author="Humayra" w:date="2017-07-21T16:51:00Z">
        <w:r>
          <w:rPr>
            <w:rFonts w:cstheme="minorHAnsi"/>
            <w:sz w:val="20"/>
            <w:szCs w:val="20"/>
          </w:rPr>
          <w:t>significant.</w:t>
        </w:r>
      </w:ins>
    </w:p>
    <w:p w:rsidR="005567D4" w:rsidRPr="005567D4" w:rsidRDefault="005567D4">
      <w:pPr>
        <w:autoSpaceDE w:val="0"/>
        <w:autoSpaceDN w:val="0"/>
        <w:adjustRightInd w:val="0"/>
        <w:spacing w:after="0" w:line="240" w:lineRule="auto"/>
        <w:rPr>
          <w:ins w:id="431" w:author="Humayra" w:date="2017-07-21T16:34:00Z"/>
          <w:rFonts w:cstheme="minorHAnsi"/>
          <w:sz w:val="20"/>
          <w:szCs w:val="20"/>
          <w:lang w:bidi="ar-SA"/>
          <w:rPrChange w:id="432" w:author="Humayra" w:date="2017-07-21T16:34:00Z">
            <w:rPr>
              <w:ins w:id="433" w:author="Humayra" w:date="2017-07-21T16:34:00Z"/>
            </w:rPr>
          </w:rPrChange>
        </w:rPr>
      </w:pPr>
    </w:p>
    <w:p w:rsidR="00174F3B" w:rsidRDefault="0047549C">
      <w:pPr>
        <w:pStyle w:val="ListParagraph"/>
        <w:numPr>
          <w:ilvl w:val="0"/>
          <w:numId w:val="1"/>
        </w:numPr>
        <w:jc w:val="both"/>
        <w:rPr>
          <w:ins w:id="434" w:author="Humayra" w:date="2017-07-21T17:27:00Z"/>
          <w:rFonts w:cstheme="minorHAnsi"/>
          <w:sz w:val="24"/>
          <w:szCs w:val="32"/>
        </w:rPr>
        <w:pPrChange w:id="435" w:author="Humayra" w:date="2017-07-21T18:23:00Z">
          <w:pPr/>
        </w:pPrChange>
      </w:pPr>
      <w:ins w:id="436" w:author="Humayra" w:date="2017-07-21T16:53:00Z">
        <w:r>
          <w:rPr>
            <w:rFonts w:cstheme="minorHAnsi"/>
            <w:sz w:val="24"/>
            <w:szCs w:val="32"/>
          </w:rPr>
          <w:lastRenderedPageBreak/>
          <w:t>Normalized MI:</w:t>
        </w:r>
      </w:ins>
    </w:p>
    <w:p w:rsidR="00D50C8B" w:rsidRPr="00B530F8" w:rsidRDefault="0077419B">
      <w:pPr>
        <w:autoSpaceDE w:val="0"/>
        <w:autoSpaceDN w:val="0"/>
        <w:adjustRightInd w:val="0"/>
        <w:spacing w:after="0" w:line="240" w:lineRule="auto"/>
        <w:jc w:val="both"/>
        <w:rPr>
          <w:ins w:id="437" w:author="Humayra" w:date="2017-07-21T17:40:00Z"/>
          <w:rFonts w:cstheme="minorHAnsi"/>
          <w:szCs w:val="22"/>
          <w:lang w:bidi="ar-SA"/>
          <w:rPrChange w:id="438" w:author="Humayra" w:date="2017-07-21T18:06:00Z">
            <w:rPr>
              <w:ins w:id="439" w:author="Humayra" w:date="2017-07-21T17:40:00Z"/>
              <w:rFonts w:ascii="CMR10" w:hAnsi="CMR10" w:cs="CMR10"/>
              <w:sz w:val="20"/>
              <w:szCs w:val="20"/>
              <w:lang w:bidi="ar-SA"/>
            </w:rPr>
          </w:rPrChange>
        </w:rPr>
        <w:pPrChange w:id="440" w:author="Humayra" w:date="2017-07-21T18:23:00Z">
          <w:pPr/>
        </w:pPrChange>
      </w:pPr>
      <w:ins w:id="441" w:author="Humayra" w:date="2017-07-21T17:27:00Z">
        <w:r w:rsidRPr="00B530F8">
          <w:rPr>
            <w:rFonts w:cstheme="minorHAnsi"/>
            <w:szCs w:val="22"/>
            <w:lang w:bidi="ar-SA"/>
            <w:rPrChange w:id="442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We calculate the normalized</w:t>
        </w:r>
        <w:r w:rsidR="00D50C8B" w:rsidRPr="00B530F8">
          <w:rPr>
            <w:rFonts w:cstheme="minorHAnsi"/>
            <w:szCs w:val="22"/>
            <w:lang w:bidi="ar-SA"/>
            <w:rPrChange w:id="443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mutual in</w:t>
        </w:r>
        <w:r w:rsidRPr="00B530F8">
          <w:rPr>
            <w:rFonts w:cstheme="minorHAnsi"/>
            <w:szCs w:val="22"/>
            <w:lang w:bidi="ar-SA"/>
            <w:rPrChange w:id="444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formation of the data by taking the ratio</w:t>
        </w:r>
        <w:r w:rsidR="008512A5">
          <w:rPr>
            <w:rFonts w:cstheme="minorHAnsi"/>
            <w:szCs w:val="22"/>
            <w:lang w:bidi="ar-SA"/>
          </w:rPr>
          <w:t xml:space="preserve"> </w:t>
        </w:r>
        <w:r w:rsidR="00D50C8B" w:rsidRPr="00B530F8">
          <w:rPr>
            <w:rFonts w:cstheme="minorHAnsi"/>
            <w:szCs w:val="22"/>
            <w:lang w:bidi="ar-SA"/>
            <w:rPrChange w:id="445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of</w:t>
        </w:r>
      </w:ins>
      <w:ins w:id="446" w:author="Humayra" w:date="2017-07-21T17:36:00Z">
        <w:r w:rsidRPr="00B530F8">
          <w:rPr>
            <w:rFonts w:cstheme="minorHAnsi"/>
            <w:szCs w:val="22"/>
            <w:lang w:bidi="ar-SA"/>
            <w:rPrChange w:id="447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448" w:author="Humayra" w:date="2017-07-21T17:27:00Z">
        <w:r w:rsidR="00D50C8B" w:rsidRPr="00B530F8">
          <w:rPr>
            <w:rFonts w:cstheme="minorHAnsi"/>
            <w:szCs w:val="22"/>
            <w:lang w:bidi="ar-SA"/>
            <w:rPrChange w:id="449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mutual information between red and green </w:t>
        </w:r>
        <w:r w:rsidRPr="00B530F8">
          <w:rPr>
            <w:rFonts w:cstheme="minorHAnsi"/>
            <w:szCs w:val="22"/>
            <w:lang w:bidi="ar-SA"/>
            <w:rPrChange w:id="450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channel with mutual information</w:t>
        </w:r>
      </w:ins>
      <w:ins w:id="451" w:author="Humayra" w:date="2017-07-21T17:36:00Z">
        <w:r w:rsidRPr="00B530F8">
          <w:rPr>
            <w:rFonts w:cstheme="minorHAnsi"/>
            <w:szCs w:val="22"/>
            <w:lang w:bidi="ar-SA"/>
            <w:rPrChange w:id="452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453" w:author="Humayra" w:date="2017-07-21T17:27:00Z">
        <w:r w:rsidR="00D50C8B" w:rsidRPr="00B530F8">
          <w:rPr>
            <w:rFonts w:cstheme="minorHAnsi"/>
            <w:szCs w:val="22"/>
            <w:lang w:bidi="ar-SA"/>
            <w:rPrChange w:id="454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between green and green channel.</w:t>
        </w:r>
      </w:ins>
    </w:p>
    <w:p w:rsidR="0077419B" w:rsidRPr="00B530F8" w:rsidRDefault="0077419B">
      <w:pPr>
        <w:autoSpaceDE w:val="0"/>
        <w:autoSpaceDN w:val="0"/>
        <w:adjustRightInd w:val="0"/>
        <w:spacing w:after="0" w:line="240" w:lineRule="auto"/>
        <w:jc w:val="both"/>
        <w:rPr>
          <w:ins w:id="455" w:author="Humayra" w:date="2017-07-21T17:41:00Z"/>
          <w:rFonts w:cstheme="minorHAnsi"/>
          <w:szCs w:val="22"/>
          <w:lang w:bidi="ar-SA"/>
          <w:rPrChange w:id="456" w:author="Humayra" w:date="2017-07-21T18:06:00Z">
            <w:rPr>
              <w:ins w:id="457" w:author="Humayra" w:date="2017-07-21T17:41:00Z"/>
              <w:rFonts w:ascii="CMR10" w:hAnsi="CMR10" w:cs="CMR10"/>
              <w:sz w:val="20"/>
              <w:szCs w:val="20"/>
              <w:lang w:bidi="ar-SA"/>
            </w:rPr>
          </w:rPrChange>
        </w:rPr>
        <w:pPrChange w:id="458" w:author="Humayra" w:date="2017-07-21T18:23:00Z">
          <w:pPr/>
        </w:pPrChange>
      </w:pPr>
    </w:p>
    <w:p w:rsidR="0077419B" w:rsidRPr="0077419B" w:rsidRDefault="00A125EF">
      <w:pPr>
        <w:autoSpaceDE w:val="0"/>
        <w:autoSpaceDN w:val="0"/>
        <w:adjustRightInd w:val="0"/>
        <w:spacing w:after="0" w:line="240" w:lineRule="auto"/>
        <w:jc w:val="both"/>
        <w:rPr>
          <w:ins w:id="459" w:author="Humayra" w:date="2017-07-21T17:26:00Z"/>
          <w:rFonts w:ascii="CMR10" w:hAnsi="CMR10" w:cs="CMR10"/>
          <w:sz w:val="26"/>
          <w:szCs w:val="20"/>
          <w:lang w:bidi="ar-SA"/>
          <w:rPrChange w:id="460" w:author="Humayra" w:date="2017-07-21T17:41:00Z">
            <w:rPr>
              <w:ins w:id="461" w:author="Humayra" w:date="2017-07-21T17:26:00Z"/>
            </w:rPr>
          </w:rPrChange>
        </w:rPr>
        <w:pPrChange w:id="462" w:author="Humayra" w:date="2017-07-21T18:23:00Z">
          <w:pPr/>
        </w:pPrChange>
      </w:pPr>
      <m:oMathPara>
        <m:oMath>
          <m:f>
            <m:fPr>
              <m:ctrlPr>
                <w:ins w:id="463" w:author="Humayra" w:date="2017-07-21T17:41:00Z">
                  <w:rPr>
                    <w:rFonts w:ascii="Cambria Math" w:hAnsi="Cambria Math" w:cs="CMR10"/>
                    <w:i/>
                    <w:sz w:val="28"/>
                    <w:szCs w:val="20"/>
                    <w:lang w:bidi="ar-SA"/>
                  </w:rPr>
                </w:ins>
              </m:ctrlPr>
            </m:fPr>
            <m:num>
              <m:r>
                <w:ins w:id="464" w:author="Humayra" w:date="2017-07-21T17:41:00Z">
                  <w:rPr>
                    <w:rFonts w:ascii="Cambria Math" w:hAnsi="Cambria Math" w:cs="CMR10"/>
                    <w:sz w:val="28"/>
                    <w:szCs w:val="20"/>
                    <w:lang w:bidi="ar-SA"/>
                    <w:rPrChange w:id="465" w:author="Humayra" w:date="2017-07-21T17:41:00Z">
                      <w:rPr>
                        <w:rFonts w:ascii="Cambria Math" w:hAnsi="Cambria Math" w:cs="CMR10"/>
                        <w:sz w:val="20"/>
                        <w:szCs w:val="20"/>
                        <w:lang w:bidi="ar-SA"/>
                      </w:rPr>
                    </w:rPrChange>
                  </w:rPr>
                  <m:t>MI(R,G)</m:t>
                </w:ins>
              </m:r>
            </m:num>
            <m:den>
              <m:r>
                <w:ins w:id="466" w:author="Humayra" w:date="2017-07-21T17:41:00Z">
                  <w:rPr>
                    <w:rFonts w:ascii="Cambria Math" w:hAnsi="Cambria Math" w:cs="CMR10"/>
                    <w:sz w:val="28"/>
                    <w:szCs w:val="20"/>
                    <w:lang w:bidi="ar-SA"/>
                    <w:rPrChange w:id="467" w:author="Humayra" w:date="2017-07-21T17:41:00Z">
                      <w:rPr>
                        <w:rFonts w:ascii="Cambria Math" w:hAnsi="Cambria Math" w:cs="CMR10"/>
                        <w:sz w:val="20"/>
                        <w:szCs w:val="20"/>
                        <w:lang w:bidi="ar-SA"/>
                      </w:rPr>
                    </w:rPrChange>
                  </w:rPr>
                  <m:t>MI(G,G)</m:t>
                </w:ins>
              </m:r>
            </m:den>
          </m:f>
        </m:oMath>
      </m:oMathPara>
    </w:p>
    <w:p w:rsidR="00D50C8B" w:rsidRDefault="00D50C8B">
      <w:pPr>
        <w:jc w:val="both"/>
        <w:rPr>
          <w:ins w:id="468" w:author="Humayra" w:date="2017-07-21T17:42:00Z"/>
          <w:rFonts w:cstheme="minorHAnsi"/>
          <w:sz w:val="24"/>
          <w:szCs w:val="32"/>
        </w:rPr>
        <w:pPrChange w:id="469" w:author="Humayra" w:date="2017-07-21T18:23:00Z">
          <w:pPr/>
        </w:pPrChange>
      </w:pPr>
    </w:p>
    <w:p w:rsidR="0077419B" w:rsidRPr="00B530F8" w:rsidRDefault="00B530F8">
      <w:pPr>
        <w:jc w:val="both"/>
        <w:rPr>
          <w:ins w:id="470" w:author="Humayra" w:date="2017-07-21T17:42:00Z"/>
          <w:rFonts w:cstheme="minorHAnsi"/>
          <w:szCs w:val="22"/>
          <w:rPrChange w:id="471" w:author="Humayra" w:date="2017-07-21T18:08:00Z">
            <w:rPr>
              <w:ins w:id="472" w:author="Humayra" w:date="2017-07-21T17:42:00Z"/>
              <w:rFonts w:cstheme="minorHAnsi"/>
              <w:sz w:val="24"/>
              <w:szCs w:val="32"/>
            </w:rPr>
          </w:rPrChange>
        </w:rPr>
        <w:pPrChange w:id="473" w:author="Humayra" w:date="2017-07-21T18:23:00Z">
          <w:pPr/>
        </w:pPrChange>
      </w:pPr>
      <w:ins w:id="474" w:author="Humayra" w:date="2017-07-21T18:00:00Z">
        <w:r w:rsidRPr="00B530F8">
          <w:rPr>
            <w:rFonts w:cstheme="minorHAnsi"/>
            <w:szCs w:val="22"/>
            <w:rPrChange w:id="475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 xml:space="preserve">We use the </w:t>
        </w:r>
      </w:ins>
      <w:ins w:id="476" w:author="Humayra" w:date="2017-07-21T18:01:00Z">
        <w:r w:rsidRPr="00B530F8">
          <w:rPr>
            <w:rFonts w:cstheme="minorHAnsi"/>
            <w:szCs w:val="22"/>
            <w:rPrChange w:id="477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 xml:space="preserve">normalized formula to be able to compare across experiments </w:t>
        </w:r>
      </w:ins>
      <w:ins w:id="478" w:author="Humayra" w:date="2017-07-21T18:03:00Z">
        <w:r w:rsidRPr="00B530F8">
          <w:rPr>
            <w:rFonts w:cstheme="minorHAnsi"/>
            <w:szCs w:val="22"/>
            <w:rPrChange w:id="479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 xml:space="preserve">so it </w:t>
        </w:r>
      </w:ins>
      <w:ins w:id="480" w:author="Humayra" w:date="2017-07-21T18:05:00Z">
        <w:r w:rsidRPr="00B530F8">
          <w:rPr>
            <w:rFonts w:cstheme="minorHAnsi"/>
            <w:szCs w:val="22"/>
            <w:rPrChange w:id="481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>considers</w:t>
        </w:r>
      </w:ins>
      <w:ins w:id="482" w:author="Humayra" w:date="2017-07-21T18:04:00Z">
        <w:r w:rsidRPr="00B530F8">
          <w:rPr>
            <w:rFonts w:cstheme="minorHAnsi"/>
            <w:szCs w:val="22"/>
            <w:rPrChange w:id="483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 xml:space="preserve"> the internal entropy of the images that does not artificially change with the number of the cells</w:t>
        </w:r>
      </w:ins>
      <w:ins w:id="484" w:author="Humayra" w:date="2017-07-21T18:05:00Z">
        <w:r w:rsidRPr="00B530F8">
          <w:rPr>
            <w:rFonts w:cstheme="minorHAnsi"/>
            <w:szCs w:val="22"/>
            <w:rPrChange w:id="485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>.</w:t>
        </w:r>
      </w:ins>
      <w:ins w:id="486" w:author="Humayra" w:date="2017-07-21T18:03:00Z">
        <w:r w:rsidRPr="00B530F8">
          <w:rPr>
            <w:rFonts w:cstheme="minorHAnsi"/>
            <w:szCs w:val="22"/>
            <w:rPrChange w:id="487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 xml:space="preserve"> </w:t>
        </w:r>
      </w:ins>
    </w:p>
    <w:p w:rsidR="0077419B" w:rsidRDefault="0077419B">
      <w:pPr>
        <w:pStyle w:val="ListParagraph"/>
        <w:numPr>
          <w:ilvl w:val="0"/>
          <w:numId w:val="1"/>
        </w:numPr>
        <w:jc w:val="both"/>
        <w:rPr>
          <w:ins w:id="488" w:author="Humayra" w:date="2017-07-21T17:42:00Z"/>
          <w:rFonts w:cstheme="minorHAnsi"/>
          <w:sz w:val="24"/>
          <w:szCs w:val="32"/>
        </w:rPr>
        <w:pPrChange w:id="489" w:author="Humayra" w:date="2017-07-21T18:23:00Z">
          <w:pPr/>
        </w:pPrChange>
      </w:pPr>
      <w:ins w:id="490" w:author="Humayra" w:date="2017-07-21T17:42:00Z">
        <w:r>
          <w:rPr>
            <w:rFonts w:cstheme="minorHAnsi"/>
            <w:sz w:val="24"/>
            <w:szCs w:val="32"/>
          </w:rPr>
          <w:t>Relative MI:</w:t>
        </w:r>
      </w:ins>
    </w:p>
    <w:p w:rsidR="0077419B" w:rsidRPr="00B530F8" w:rsidRDefault="0077419B">
      <w:pPr>
        <w:autoSpaceDE w:val="0"/>
        <w:autoSpaceDN w:val="0"/>
        <w:adjustRightInd w:val="0"/>
        <w:spacing w:after="0" w:line="240" w:lineRule="auto"/>
        <w:jc w:val="both"/>
        <w:rPr>
          <w:ins w:id="491" w:author="Humayra" w:date="2017-07-21T17:46:00Z"/>
          <w:rFonts w:ascii="CMR10" w:hAnsi="CMR10" w:cs="CMR10"/>
          <w:szCs w:val="20"/>
          <w:lang w:bidi="ar-SA"/>
          <w:rPrChange w:id="492" w:author="Humayra" w:date="2017-07-21T18:09:00Z">
            <w:rPr>
              <w:ins w:id="493" w:author="Humayra" w:date="2017-07-21T17:46:00Z"/>
              <w:rFonts w:ascii="CMR10" w:hAnsi="CMR10" w:cs="CMR10"/>
              <w:sz w:val="20"/>
              <w:szCs w:val="20"/>
              <w:lang w:bidi="ar-SA"/>
            </w:rPr>
          </w:rPrChange>
        </w:rPr>
        <w:pPrChange w:id="494" w:author="Humayra" w:date="2017-07-21T18:23:00Z">
          <w:pPr/>
        </w:pPrChange>
      </w:pPr>
      <w:ins w:id="495" w:author="Humayra" w:date="2017-07-21T17:42:00Z">
        <w:r w:rsidRPr="00B530F8">
          <w:rPr>
            <w:rFonts w:ascii="CMR10" w:hAnsi="CMR10" w:cs="CMR10"/>
            <w:szCs w:val="20"/>
            <w:lang w:bidi="ar-SA"/>
            <w:rPrChange w:id="496" w:author="Humayra" w:date="2017-07-21T18:09:00Z">
              <w:rPr>
                <w:lang w:bidi="ar-SA"/>
              </w:rPr>
            </w:rPrChange>
          </w:rPr>
          <w:t>We calculate the relative mutual information of the data which is a ratio of</w:t>
        </w:r>
        <w:r w:rsidRPr="00B530F8">
          <w:rPr>
            <w:rFonts w:ascii="CMR10" w:hAnsi="CMR10" w:cs="CMR10"/>
            <w:szCs w:val="20"/>
            <w:lang w:bidi="ar-SA"/>
            <w:rPrChange w:id="497" w:author="Humayra" w:date="2017-07-21T18:09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  <w:r w:rsidRPr="00B530F8">
          <w:rPr>
            <w:rFonts w:ascii="CMR10" w:hAnsi="CMR10" w:cs="CMR10"/>
            <w:szCs w:val="20"/>
            <w:lang w:bidi="ar-SA"/>
            <w:rPrChange w:id="498" w:author="Humayra" w:date="2017-07-21T18:09:00Z">
              <w:rPr>
                <w:lang w:bidi="ar-SA"/>
              </w:rPr>
            </w:rPrChange>
          </w:rPr>
          <w:t>mutual information between red and green channel</w:t>
        </w:r>
      </w:ins>
      <w:ins w:id="499" w:author="Humayra" w:date="2017-07-21T17:45:00Z">
        <w:r w:rsidRPr="00B530F8">
          <w:rPr>
            <w:rFonts w:ascii="CMR10" w:hAnsi="CMR10" w:cs="CMR10"/>
            <w:szCs w:val="20"/>
            <w:lang w:bidi="ar-SA"/>
            <w:rPrChange w:id="500" w:author="Humayra" w:date="2017-07-21T18:09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subtracted from shuffled red – green channel </w:t>
        </w:r>
      </w:ins>
      <w:ins w:id="501" w:author="Humayra" w:date="2017-07-21T17:42:00Z">
        <w:r w:rsidRPr="00B530F8">
          <w:rPr>
            <w:rFonts w:ascii="CMR10" w:hAnsi="CMR10" w:cs="CMR10"/>
            <w:szCs w:val="20"/>
            <w:lang w:bidi="ar-SA"/>
            <w:rPrChange w:id="502" w:author="Humayra" w:date="2017-07-21T18:09:00Z">
              <w:rPr>
                <w:lang w:bidi="ar-SA"/>
              </w:rPr>
            </w:rPrChange>
          </w:rPr>
          <w:t>with mutual information</w:t>
        </w:r>
      </w:ins>
      <w:ins w:id="503" w:author="Humayra" w:date="2017-07-21T17:46:00Z">
        <w:r w:rsidRPr="00B530F8">
          <w:rPr>
            <w:rFonts w:ascii="CMR10" w:hAnsi="CMR10" w:cs="CMR10"/>
            <w:szCs w:val="20"/>
            <w:lang w:bidi="ar-SA"/>
            <w:rPrChange w:id="504" w:author="Humayra" w:date="2017-07-21T18:09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between red and green channel.</w:t>
        </w:r>
      </w:ins>
    </w:p>
    <w:p w:rsidR="008A1611" w:rsidRPr="00B530F8" w:rsidRDefault="008A1611">
      <w:pPr>
        <w:autoSpaceDE w:val="0"/>
        <w:autoSpaceDN w:val="0"/>
        <w:adjustRightInd w:val="0"/>
        <w:spacing w:after="0" w:line="240" w:lineRule="auto"/>
        <w:jc w:val="both"/>
        <w:rPr>
          <w:ins w:id="505" w:author="Humayra" w:date="2017-07-21T17:46:00Z"/>
          <w:rFonts w:ascii="CMR10" w:hAnsi="CMR10" w:cs="CMR10"/>
          <w:szCs w:val="20"/>
          <w:lang w:bidi="ar-SA"/>
          <w:rPrChange w:id="506" w:author="Humayra" w:date="2017-07-21T18:09:00Z">
            <w:rPr>
              <w:ins w:id="507" w:author="Humayra" w:date="2017-07-21T17:46:00Z"/>
              <w:rFonts w:ascii="CMR10" w:hAnsi="CMR10" w:cs="CMR10"/>
              <w:sz w:val="20"/>
              <w:szCs w:val="20"/>
              <w:lang w:bidi="ar-SA"/>
            </w:rPr>
          </w:rPrChange>
        </w:rPr>
        <w:pPrChange w:id="508" w:author="Humayra" w:date="2017-07-21T18:23:00Z">
          <w:pPr/>
        </w:pPrChange>
      </w:pPr>
    </w:p>
    <w:p w:rsidR="008A1611" w:rsidRPr="0077419B" w:rsidRDefault="008A1611">
      <w:pPr>
        <w:autoSpaceDE w:val="0"/>
        <w:autoSpaceDN w:val="0"/>
        <w:adjustRightInd w:val="0"/>
        <w:spacing w:after="0" w:line="240" w:lineRule="auto"/>
        <w:jc w:val="both"/>
        <w:rPr>
          <w:ins w:id="509" w:author="Humayra" w:date="2017-07-21T17:42:00Z"/>
          <w:rFonts w:ascii="CMR10" w:hAnsi="CMR10" w:cs="CMR10"/>
          <w:sz w:val="20"/>
          <w:szCs w:val="20"/>
          <w:lang w:bidi="ar-SA"/>
          <w:rPrChange w:id="510" w:author="Humayra" w:date="2017-07-21T17:42:00Z">
            <w:rPr>
              <w:ins w:id="511" w:author="Humayra" w:date="2017-07-21T17:42:00Z"/>
              <w:rFonts w:cstheme="minorHAnsi"/>
              <w:sz w:val="24"/>
              <w:szCs w:val="32"/>
            </w:rPr>
          </w:rPrChange>
        </w:rPr>
        <w:pPrChange w:id="512" w:author="Humayra" w:date="2017-07-21T18:23:00Z">
          <w:pPr/>
        </w:pPrChange>
      </w:pPr>
    </w:p>
    <w:p w:rsidR="0077419B" w:rsidRPr="0077419B" w:rsidRDefault="00A125EF">
      <w:pPr>
        <w:jc w:val="both"/>
        <w:rPr>
          <w:ins w:id="513" w:author="Humayra" w:date="2017-07-21T17:26:00Z"/>
          <w:rFonts w:cstheme="minorHAnsi"/>
          <w:sz w:val="24"/>
          <w:szCs w:val="32"/>
          <w:rPrChange w:id="514" w:author="Humayra" w:date="2017-07-21T17:42:00Z">
            <w:rPr>
              <w:ins w:id="515" w:author="Humayra" w:date="2017-07-21T17:26:00Z"/>
            </w:rPr>
          </w:rPrChange>
        </w:rPr>
        <w:pPrChange w:id="516" w:author="Humayra" w:date="2017-07-21T18:23:00Z">
          <w:pPr/>
        </w:pPrChange>
      </w:pPr>
      <m:oMathPara>
        <m:oMath>
          <m:f>
            <m:fPr>
              <m:ctrlPr>
                <w:ins w:id="517" w:author="Humayra" w:date="2017-07-21T18:09:00Z">
                  <w:rPr>
                    <w:rFonts w:ascii="Cambria Math" w:hAnsi="Cambria Math" w:cstheme="minorHAnsi"/>
                    <w:i/>
                    <w:sz w:val="24"/>
                    <w:szCs w:val="32"/>
                  </w:rPr>
                </w:ins>
              </m:ctrlPr>
            </m:fPr>
            <m:num>
              <m:r>
                <w:ins w:id="518" w:author="Humayra" w:date="2017-07-21T18:09:00Z">
                  <w:rPr>
                    <w:rFonts w:ascii="Cambria Math" w:hAnsi="Cambria Math" w:cstheme="minorHAnsi"/>
                    <w:sz w:val="24"/>
                    <w:szCs w:val="32"/>
                  </w:rPr>
                  <m:t>MI</m:t>
                </w:ins>
              </m:r>
              <m:d>
                <m:dPr>
                  <m:ctrlPr>
                    <w:ins w:id="519" w:author="Humayra" w:date="2017-07-21T18:09:00Z">
                      <w:rPr>
                        <w:rFonts w:ascii="Cambria Math" w:hAnsi="Cambria Math" w:cstheme="minorHAnsi"/>
                        <w:i/>
                        <w:sz w:val="24"/>
                        <w:szCs w:val="32"/>
                      </w:rPr>
                    </w:ins>
                  </m:ctrlPr>
                </m:dPr>
                <m:e>
                  <m:r>
                    <w:ins w:id="520" w:author="Humayra" w:date="2017-07-21T18:09:00Z">
                      <w:rPr>
                        <w:rFonts w:ascii="Cambria Math" w:hAnsi="Cambria Math" w:cstheme="minorHAnsi"/>
                        <w:sz w:val="24"/>
                        <w:szCs w:val="32"/>
                      </w:rPr>
                      <m:t>R,G</m:t>
                    </w:ins>
                  </m:r>
                </m:e>
              </m:d>
              <m:r>
                <w:ins w:id="521" w:author="Humayra" w:date="2017-07-21T18:09:00Z">
                  <w:rPr>
                    <w:rFonts w:ascii="Cambria Math" w:hAnsi="Cambria Math" w:cstheme="minorHAnsi"/>
                    <w:sz w:val="24"/>
                    <w:szCs w:val="32"/>
                  </w:rPr>
                  <m:t>-MI(R</m:t>
                </w:ins>
              </m:r>
              <m:r>
                <w:ins w:id="522" w:author="Humayra" w:date="2017-07-21T18:10:00Z">
                  <w:rPr>
                    <w:rFonts w:ascii="Cambria Math" w:hAnsi="Cambria Math" w:cstheme="minorHAnsi"/>
                    <w:sz w:val="24"/>
                    <w:szCs w:val="32"/>
                  </w:rPr>
                  <m:t>s,G</m:t>
                </w:ins>
              </m:r>
              <m:r>
                <w:ins w:id="523" w:author="Humayra" w:date="2017-07-21T18:09:00Z">
                  <w:rPr>
                    <w:rFonts w:ascii="Cambria Math" w:hAnsi="Cambria Math" w:cstheme="minorHAnsi"/>
                    <w:sz w:val="24"/>
                    <w:szCs w:val="32"/>
                  </w:rPr>
                  <m:t>)</m:t>
                </w:ins>
              </m:r>
            </m:num>
            <m:den>
              <m:r>
                <w:ins w:id="524" w:author="Humayra" w:date="2017-07-21T18:10:00Z">
                  <w:rPr>
                    <w:rFonts w:ascii="Cambria Math" w:hAnsi="Cambria Math" w:cstheme="minorHAnsi"/>
                    <w:sz w:val="24"/>
                    <w:szCs w:val="32"/>
                  </w:rPr>
                  <m:t>MI(R,G)</m:t>
                </w:ins>
              </m:r>
            </m:den>
          </m:f>
        </m:oMath>
      </m:oMathPara>
    </w:p>
    <w:p w:rsidR="008512A5" w:rsidRDefault="008512A5">
      <w:pPr>
        <w:jc w:val="both"/>
        <w:rPr>
          <w:ins w:id="525" w:author="Humayra" w:date="2017-07-21T18:11:00Z"/>
          <w:rFonts w:cstheme="minorHAnsi"/>
          <w:szCs w:val="22"/>
        </w:rPr>
        <w:pPrChange w:id="526" w:author="Humayra" w:date="2017-07-21T18:23:00Z">
          <w:pPr/>
        </w:pPrChange>
      </w:pPr>
    </w:p>
    <w:p w:rsidR="00D50C8B" w:rsidRDefault="00B530F8">
      <w:pPr>
        <w:jc w:val="both"/>
        <w:rPr>
          <w:ins w:id="527" w:author="Humayra" w:date="2017-07-21T18:13:00Z"/>
          <w:rFonts w:cstheme="minorHAnsi"/>
          <w:szCs w:val="22"/>
        </w:rPr>
        <w:pPrChange w:id="528" w:author="Humayra" w:date="2017-07-21T18:23:00Z">
          <w:pPr/>
        </w:pPrChange>
      </w:pPr>
      <w:ins w:id="529" w:author="Humayra" w:date="2017-07-21T18:10:00Z">
        <w:r>
          <w:rPr>
            <w:rFonts w:cstheme="minorHAnsi"/>
            <w:szCs w:val="22"/>
          </w:rPr>
          <w:t xml:space="preserve">We use the relative formula </w:t>
        </w:r>
      </w:ins>
      <w:ins w:id="530" w:author="Humayra" w:date="2017-07-21T18:11:00Z">
        <w:r w:rsidR="008512A5">
          <w:rPr>
            <w:rFonts w:cstheme="minorHAnsi"/>
            <w:szCs w:val="22"/>
          </w:rPr>
          <w:t>to be able to compare the mutual information with the randomly distributed cells.</w:t>
        </w:r>
      </w:ins>
    </w:p>
    <w:p w:rsidR="008512A5" w:rsidRDefault="008512A5">
      <w:pPr>
        <w:jc w:val="both"/>
        <w:rPr>
          <w:ins w:id="531" w:author="Humayra" w:date="2017-07-21T18:13:00Z"/>
          <w:rFonts w:cstheme="minorHAnsi"/>
          <w:szCs w:val="22"/>
        </w:rPr>
        <w:pPrChange w:id="532" w:author="Humayra" w:date="2017-07-21T18:23:00Z">
          <w:pPr/>
        </w:pPrChange>
      </w:pPr>
    </w:p>
    <w:p w:rsidR="008512A5" w:rsidRPr="008512A5" w:rsidRDefault="008512A5">
      <w:pPr>
        <w:jc w:val="both"/>
        <w:rPr>
          <w:ins w:id="533" w:author="Humayra" w:date="2017-07-21T18:17:00Z"/>
          <w:rFonts w:cstheme="minorHAnsi"/>
          <w:szCs w:val="22"/>
        </w:rPr>
        <w:pPrChange w:id="534" w:author="Humayra" w:date="2017-07-21T18:23:00Z">
          <w:pPr/>
        </w:pPrChange>
      </w:pPr>
      <w:ins w:id="535" w:author="Humayra" w:date="2017-07-21T18:13:00Z">
        <w:r w:rsidRPr="008512A5">
          <w:rPr>
            <w:rFonts w:cstheme="minorHAnsi"/>
            <w:szCs w:val="22"/>
          </w:rPr>
          <w:t>Figure 6 and 7 show the mutual information, normalized mutual information and rel</w:t>
        </w:r>
      </w:ins>
      <w:ins w:id="536" w:author="Humayra" w:date="2017-07-21T18:17:00Z">
        <w:r w:rsidRPr="008512A5">
          <w:rPr>
            <w:rFonts w:cstheme="minorHAnsi"/>
            <w:szCs w:val="22"/>
          </w:rPr>
          <w:t>ative mutual information across experiments of both WT and CCR7KO data.</w:t>
        </w:r>
      </w:ins>
      <w:ins w:id="537" w:author="Humayra" w:date="2017-07-21T18:22:00Z">
        <w:r w:rsidRPr="008512A5">
          <w:rPr>
            <w:rFonts w:cstheme="minorHAnsi"/>
            <w:szCs w:val="22"/>
          </w:rPr>
          <w:t xml:space="preserve"> The figures imply </w:t>
        </w:r>
        <w:r w:rsidRPr="008512A5">
          <w:rPr>
            <w:rFonts w:ascii="Calibri" w:hAnsi="Calibri" w:cs="Calibri"/>
            <w:color w:val="000000"/>
            <w:szCs w:val="22"/>
            <w:shd w:val="clear" w:color="auto" w:fill="FFFFFF"/>
            <w:rPrChange w:id="538" w:author="Humayra" w:date="2017-07-21T18:23:00Z">
              <w:rPr>
                <w:rFonts w:ascii="Calibri" w:hAnsi="Calibri" w:cs="Calibri"/>
                <w:color w:val="000000"/>
                <w:sz w:val="27"/>
                <w:szCs w:val="27"/>
                <w:shd w:val="clear" w:color="auto" w:fill="FFFFFF"/>
              </w:rPr>
            </w:rPrChange>
          </w:rPr>
          <w:t>that the spatial relationship between WT and DC cells is more random than CCR7 KO cells and DCs.</w:t>
        </w:r>
      </w:ins>
    </w:p>
    <w:p w:rsidR="001870CF" w:rsidRDefault="008512A5">
      <w:pPr>
        <w:jc w:val="both"/>
        <w:rPr>
          <w:ins w:id="539" w:author="Humayra" w:date="2017-07-21T18:33:00Z"/>
          <w:rFonts w:cstheme="minorHAnsi"/>
          <w:szCs w:val="22"/>
        </w:rPr>
        <w:pPrChange w:id="540" w:author="Humayra" w:date="2017-07-21T18:23:00Z">
          <w:pPr/>
        </w:pPrChange>
      </w:pPr>
      <w:ins w:id="541" w:author="Humayra" w:date="2017-07-21T18:23:00Z">
        <w:r>
          <w:rPr>
            <w:rFonts w:cstheme="minorHAnsi"/>
            <w:szCs w:val="22"/>
          </w:rPr>
          <w:t>It is to be noted here</w:t>
        </w:r>
        <w:r w:rsidR="001870CF">
          <w:rPr>
            <w:rFonts w:cstheme="minorHAnsi"/>
            <w:szCs w:val="22"/>
          </w:rPr>
          <w:t xml:space="preserve"> that</w:t>
        </w:r>
        <w:r>
          <w:rPr>
            <w:rFonts w:cstheme="minorHAnsi"/>
            <w:szCs w:val="22"/>
          </w:rPr>
          <w:t xml:space="preserve"> we are now trying</w:t>
        </w:r>
        <w:r w:rsidR="001870CF">
          <w:rPr>
            <w:rFonts w:cstheme="minorHAnsi"/>
            <w:szCs w:val="22"/>
          </w:rPr>
          <w:t xml:space="preserve"> to find a combined formula for </w:t>
        </w:r>
      </w:ins>
      <w:ins w:id="542" w:author="Humayra" w:date="2017-07-21T18:26:00Z">
        <w:r w:rsidR="001870CF">
          <w:rPr>
            <w:rFonts w:cstheme="minorHAnsi"/>
            <w:szCs w:val="22"/>
          </w:rPr>
          <w:t xml:space="preserve">the </w:t>
        </w:r>
      </w:ins>
      <w:ins w:id="543" w:author="Humayra" w:date="2017-07-21T18:33:00Z">
        <w:r w:rsidR="001870CF">
          <w:rPr>
            <w:rFonts w:cstheme="minorHAnsi"/>
            <w:szCs w:val="22"/>
          </w:rPr>
          <w:t>normalized mutual information that will serve both purposes.</w:t>
        </w:r>
      </w:ins>
    </w:p>
    <w:p w:rsidR="001870CF" w:rsidRDefault="001870CF">
      <w:pPr>
        <w:jc w:val="both"/>
        <w:rPr>
          <w:ins w:id="544" w:author="Humayra" w:date="2017-07-21T18:33:00Z"/>
          <w:rFonts w:cstheme="minorHAnsi"/>
          <w:szCs w:val="22"/>
        </w:rPr>
        <w:pPrChange w:id="545" w:author="Humayra" w:date="2017-07-21T18:23:00Z">
          <w:pPr/>
        </w:pPrChange>
      </w:pPr>
    </w:p>
    <w:p w:rsidR="008512A5" w:rsidRDefault="001870CF">
      <w:pPr>
        <w:jc w:val="both"/>
        <w:rPr>
          <w:ins w:id="546" w:author="Humayra" w:date="2017-07-21T18:35:00Z"/>
          <w:rFonts w:cstheme="minorHAnsi"/>
          <w:szCs w:val="22"/>
        </w:rPr>
        <w:pPrChange w:id="547" w:author="Humayra" w:date="2017-07-21T18:23:00Z">
          <w:pPr/>
        </w:pPrChange>
      </w:pPr>
      <w:ins w:id="548" w:author="Humayra" w:date="2017-07-21T18:33:00Z">
        <w:r>
          <w:rPr>
            <w:rFonts w:cstheme="minorHAnsi"/>
            <w:noProof/>
            <w:szCs w:val="22"/>
          </w:rPr>
          <w:lastRenderedPageBreak/>
          <w:drawing>
            <wp:inline distT="0" distB="0" distL="0" distR="0">
              <wp:extent cx="7021202" cy="3407833"/>
              <wp:effectExtent l="0" t="0" r="8255" b="2540"/>
              <wp:docPr id="6" name="Picture 6" descr="A screenshot of a cell phone&#10;&#10;Description generated with very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T_Normalized_relative_MI.tif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28158" cy="34112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549" w:author="Humayra" w:date="2017-07-21T18:23:00Z">
        <w:r w:rsidR="008512A5">
          <w:rPr>
            <w:rFonts w:cstheme="minorHAnsi"/>
            <w:szCs w:val="22"/>
          </w:rPr>
          <w:t xml:space="preserve"> </w:t>
        </w:r>
      </w:ins>
    </w:p>
    <w:p w:rsidR="00032E39" w:rsidRDefault="00032E39" w:rsidP="00032E39">
      <w:pPr>
        <w:rPr>
          <w:ins w:id="550" w:author="Humayra" w:date="2017-07-21T18:37:00Z"/>
          <w:rFonts w:cstheme="minorHAnsi"/>
          <w:sz w:val="20"/>
          <w:szCs w:val="20"/>
          <w:lang w:bidi="ar-SA"/>
        </w:rPr>
      </w:pPr>
      <w:ins w:id="551" w:author="Humayra" w:date="2017-07-21T18:35:00Z">
        <w:r>
          <w:rPr>
            <w:rFonts w:cstheme="minorHAnsi"/>
            <w:sz w:val="20"/>
            <w:szCs w:val="20"/>
          </w:rPr>
          <w:t>Figure 6</w:t>
        </w:r>
        <w:r w:rsidRPr="00362A07">
          <w:rPr>
            <w:rFonts w:cstheme="minorHAnsi"/>
            <w:sz w:val="20"/>
            <w:szCs w:val="20"/>
          </w:rPr>
          <w:t xml:space="preserve">: </w:t>
        </w:r>
        <w:r w:rsidRPr="00362A07">
          <w:rPr>
            <w:rFonts w:cstheme="minorHAnsi"/>
            <w:sz w:val="20"/>
            <w:szCs w:val="20"/>
            <w:lang w:bidi="ar-SA"/>
          </w:rPr>
          <w:t>Th</w:t>
        </w:r>
        <w:r>
          <w:rPr>
            <w:rFonts w:cstheme="minorHAnsi"/>
            <w:sz w:val="20"/>
            <w:szCs w:val="20"/>
            <w:lang w:bidi="ar-SA"/>
          </w:rPr>
          <w:t>ese plots show the WT data</w:t>
        </w:r>
      </w:ins>
      <w:ins w:id="552" w:author="Humayra" w:date="2017-07-21T18:37:00Z">
        <w:r>
          <w:rPr>
            <w:rFonts w:cstheme="minorHAnsi"/>
            <w:sz w:val="20"/>
            <w:szCs w:val="20"/>
            <w:lang w:bidi="ar-SA"/>
          </w:rPr>
          <w:t xml:space="preserve"> analysis</w:t>
        </w:r>
      </w:ins>
      <w:ins w:id="553" w:author="Humayra" w:date="2017-07-21T18:35:00Z">
        <w:r w:rsidRPr="00362A07">
          <w:rPr>
            <w:rFonts w:cstheme="minorHAnsi"/>
            <w:sz w:val="20"/>
            <w:szCs w:val="20"/>
            <w:lang w:bidi="ar-SA"/>
          </w:rPr>
          <w:t>. Time steps is in the x-axis and Mi</w:t>
        </w:r>
      </w:ins>
      <w:ins w:id="554" w:author="Humayra Tasnim" w:date="2017-08-07T12:53:00Z">
        <w:r w:rsidR="00C35F4B">
          <w:rPr>
            <w:rFonts w:cstheme="minorHAnsi"/>
            <w:sz w:val="20"/>
            <w:szCs w:val="20"/>
            <w:lang w:bidi="ar-SA"/>
          </w:rPr>
          <w:t>,</w:t>
        </w:r>
      </w:ins>
      <w:ins w:id="555" w:author="Humayra" w:date="2017-07-21T18:35:00Z">
        <w:del w:id="556" w:author="Humayra Tasnim" w:date="2017-08-07T12:53:00Z">
          <w:r w:rsidDel="00C35F4B">
            <w:rPr>
              <w:rFonts w:cstheme="minorHAnsi"/>
              <w:sz w:val="20"/>
              <w:szCs w:val="20"/>
              <w:lang w:bidi="ar-SA"/>
            </w:rPr>
            <w:delText>n</w:delText>
          </w:r>
        </w:del>
        <w:r>
          <w:rPr>
            <w:rFonts w:cstheme="minorHAnsi"/>
            <w:sz w:val="20"/>
            <w:szCs w:val="20"/>
            <w:lang w:bidi="ar-SA"/>
          </w:rPr>
          <w:t xml:space="preserve"> normali</w:t>
        </w:r>
      </w:ins>
      <w:ins w:id="557" w:author="Humayra" w:date="2017-07-21T18:36:00Z">
        <w:r>
          <w:rPr>
            <w:rFonts w:cstheme="minorHAnsi"/>
            <w:sz w:val="20"/>
            <w:szCs w:val="20"/>
            <w:lang w:bidi="ar-SA"/>
          </w:rPr>
          <w:t>zed MI and relative MI</w:t>
        </w:r>
      </w:ins>
      <w:ins w:id="558" w:author="Humayra" w:date="2017-07-21T18:35:00Z">
        <w:r>
          <w:rPr>
            <w:rFonts w:cstheme="minorHAnsi"/>
            <w:sz w:val="20"/>
            <w:szCs w:val="20"/>
            <w:lang w:bidi="ar-SA"/>
          </w:rPr>
          <w:t xml:space="preserve"> are</w:t>
        </w:r>
        <w:r w:rsidRPr="00362A07">
          <w:rPr>
            <w:rFonts w:cstheme="minorHAnsi"/>
            <w:sz w:val="20"/>
            <w:szCs w:val="20"/>
            <w:lang w:bidi="ar-SA"/>
          </w:rPr>
          <w:t xml:space="preserve"> in the y-axis. </w:t>
        </w:r>
      </w:ins>
      <w:ins w:id="559" w:author="Humayra" w:date="2017-07-21T18:36:00Z">
        <w:r>
          <w:rPr>
            <w:rFonts w:cstheme="minorHAnsi"/>
            <w:sz w:val="20"/>
            <w:szCs w:val="20"/>
            <w:lang w:bidi="ar-SA"/>
          </w:rPr>
          <w:t xml:space="preserve">Black line shows the value of MI, red line shows the value of normalized MI and cyan line </w:t>
        </w:r>
      </w:ins>
      <w:ins w:id="560" w:author="Humayra" w:date="2017-07-21T18:37:00Z">
        <w:r>
          <w:rPr>
            <w:rFonts w:cstheme="minorHAnsi"/>
            <w:sz w:val="20"/>
            <w:szCs w:val="20"/>
            <w:lang w:bidi="ar-SA"/>
          </w:rPr>
          <w:t>shows the value of relative MI with time across experiments.</w:t>
        </w:r>
      </w:ins>
    </w:p>
    <w:p w:rsidR="00032E39" w:rsidRDefault="00032E39" w:rsidP="00032E39">
      <w:pPr>
        <w:rPr>
          <w:ins w:id="561" w:author="Humayra" w:date="2017-07-21T18:37:00Z"/>
          <w:rFonts w:cstheme="minorHAnsi"/>
          <w:sz w:val="20"/>
          <w:szCs w:val="20"/>
          <w:lang w:bidi="ar-SA"/>
        </w:rPr>
      </w:pPr>
      <w:ins w:id="562" w:author="Humayra" w:date="2017-07-21T18:40:00Z">
        <w:r>
          <w:rPr>
            <w:rFonts w:cstheme="minorHAnsi"/>
            <w:noProof/>
            <w:sz w:val="20"/>
            <w:szCs w:val="20"/>
            <w:lang w:bidi="ar-SA"/>
          </w:rPr>
          <w:drawing>
            <wp:inline distT="0" distB="0" distL="0" distR="0" wp14:anchorId="4814516A" wp14:editId="4E8417F7">
              <wp:extent cx="6619470" cy="3213100"/>
              <wp:effectExtent l="0" t="0" r="0" b="6350"/>
              <wp:docPr id="7" name="Picture 7" descr="A screenshot of a cell phone&#10;&#10;Description generated with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CCR7_Normalized_relative_MI.tif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7289" cy="3216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32E39" w:rsidRDefault="00032E39" w:rsidP="00032E39">
      <w:pPr>
        <w:rPr>
          <w:ins w:id="563" w:author="Humayra" w:date="2017-07-21T18:37:00Z"/>
          <w:rFonts w:cstheme="minorHAnsi"/>
          <w:sz w:val="20"/>
          <w:szCs w:val="20"/>
          <w:lang w:bidi="ar-SA"/>
        </w:rPr>
      </w:pPr>
    </w:p>
    <w:p w:rsidR="00032E39" w:rsidRDefault="00032E39" w:rsidP="00032E39">
      <w:pPr>
        <w:rPr>
          <w:ins w:id="564" w:author="Humayra" w:date="2017-07-21T18:39:00Z"/>
          <w:rFonts w:cstheme="minorHAnsi"/>
          <w:sz w:val="20"/>
          <w:szCs w:val="20"/>
          <w:lang w:bidi="ar-SA"/>
        </w:rPr>
      </w:pPr>
      <w:ins w:id="565" w:author="Humayra" w:date="2017-07-21T18:39:00Z">
        <w:r>
          <w:rPr>
            <w:rFonts w:cstheme="minorHAnsi"/>
            <w:sz w:val="20"/>
            <w:szCs w:val="20"/>
          </w:rPr>
          <w:t xml:space="preserve">Figure </w:t>
        </w:r>
      </w:ins>
      <w:ins w:id="566" w:author="Humayra" w:date="2017-07-21T18:43:00Z">
        <w:r>
          <w:rPr>
            <w:rFonts w:cstheme="minorHAnsi"/>
            <w:sz w:val="20"/>
            <w:szCs w:val="20"/>
          </w:rPr>
          <w:t>7</w:t>
        </w:r>
      </w:ins>
      <w:ins w:id="567" w:author="Humayra" w:date="2017-07-21T18:39:00Z">
        <w:r w:rsidRPr="00362A07">
          <w:rPr>
            <w:rFonts w:cstheme="minorHAnsi"/>
            <w:sz w:val="20"/>
            <w:szCs w:val="20"/>
          </w:rPr>
          <w:t xml:space="preserve">: </w:t>
        </w:r>
        <w:r w:rsidRPr="00362A07">
          <w:rPr>
            <w:rFonts w:cstheme="minorHAnsi"/>
            <w:sz w:val="20"/>
            <w:szCs w:val="20"/>
            <w:lang w:bidi="ar-SA"/>
          </w:rPr>
          <w:t>Th</w:t>
        </w:r>
        <w:r>
          <w:rPr>
            <w:rFonts w:cstheme="minorHAnsi"/>
            <w:sz w:val="20"/>
            <w:szCs w:val="20"/>
            <w:lang w:bidi="ar-SA"/>
          </w:rPr>
          <w:t>ese plots show the WT data analysis</w:t>
        </w:r>
        <w:r w:rsidRPr="00362A07">
          <w:rPr>
            <w:rFonts w:cstheme="minorHAnsi"/>
            <w:sz w:val="20"/>
            <w:szCs w:val="20"/>
            <w:lang w:bidi="ar-SA"/>
          </w:rPr>
          <w:t>. Time steps is in the x-axis and Mi</w:t>
        </w:r>
        <w:r>
          <w:rPr>
            <w:rFonts w:cstheme="minorHAnsi"/>
            <w:sz w:val="20"/>
            <w:szCs w:val="20"/>
            <w:lang w:bidi="ar-SA"/>
          </w:rPr>
          <w:t>n normalized MI and relative MI are</w:t>
        </w:r>
        <w:r w:rsidRPr="00362A07">
          <w:rPr>
            <w:rFonts w:cstheme="minorHAnsi"/>
            <w:sz w:val="20"/>
            <w:szCs w:val="20"/>
            <w:lang w:bidi="ar-SA"/>
          </w:rPr>
          <w:t xml:space="preserve"> in the y-axis. </w:t>
        </w:r>
        <w:r>
          <w:rPr>
            <w:rFonts w:cstheme="minorHAnsi"/>
            <w:sz w:val="20"/>
            <w:szCs w:val="20"/>
            <w:lang w:bidi="ar-SA"/>
          </w:rPr>
          <w:t>Black line shows the value of MI, red line shows the value of normalized MI and cyan line shows the value of relative MI with time across experiments.</w:t>
        </w:r>
      </w:ins>
    </w:p>
    <w:p w:rsidR="00032E39" w:rsidRDefault="00032E39" w:rsidP="00032E39">
      <w:pPr>
        <w:rPr>
          <w:ins w:id="568" w:author="Humayra" w:date="2017-07-21T18:37:00Z"/>
          <w:rFonts w:cstheme="minorHAnsi"/>
          <w:sz w:val="20"/>
          <w:szCs w:val="20"/>
          <w:lang w:bidi="ar-SA"/>
        </w:rPr>
      </w:pPr>
      <w:ins w:id="569" w:author="Humayra" w:date="2017-07-21T18:41:00Z">
        <w:r>
          <w:rPr>
            <w:rFonts w:cstheme="minorHAnsi"/>
            <w:noProof/>
            <w:sz w:val="20"/>
            <w:szCs w:val="20"/>
            <w:lang w:bidi="ar-SA"/>
          </w:rPr>
          <w:lastRenderedPageBreak/>
          <w:drawing>
            <wp:inline distT="0" distB="0" distL="0" distR="0">
              <wp:extent cx="6559095" cy="2988733"/>
              <wp:effectExtent l="0" t="0" r="0" b="2540"/>
              <wp:docPr id="9" name="Picture 9" descr="A close up of a map&#10;&#10;Description generated with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Boxplot_Normalized_mean_MI.tif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61959" cy="29900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932E4" w:rsidRDefault="00B932E4" w:rsidP="00B932E4">
      <w:pPr>
        <w:autoSpaceDE w:val="0"/>
        <w:autoSpaceDN w:val="0"/>
        <w:adjustRightInd w:val="0"/>
        <w:spacing w:after="0" w:line="240" w:lineRule="auto"/>
        <w:jc w:val="both"/>
        <w:rPr>
          <w:ins w:id="570" w:author="Humayra" w:date="2017-07-21T18:44:00Z"/>
          <w:rFonts w:cstheme="minorHAnsi"/>
          <w:sz w:val="20"/>
          <w:szCs w:val="20"/>
        </w:rPr>
      </w:pPr>
      <w:ins w:id="571" w:author="Humayra" w:date="2017-07-21T18:44:00Z">
        <w:r>
          <w:rPr>
            <w:rFonts w:ascii="Calibri" w:hAnsi="Calibri" w:cs="Calibri"/>
            <w:sz w:val="20"/>
            <w:szCs w:val="20"/>
          </w:rPr>
          <w:t xml:space="preserve">Figure 8: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 normalized MI values</w:t>
        </w:r>
        <w:r w:rsidRPr="00362A07">
          <w:rPr>
            <w:rFonts w:cstheme="minorHAnsi"/>
            <w:sz w:val="20"/>
            <w:szCs w:val="20"/>
          </w:rPr>
          <w:t xml:space="preserve"> for WT and CCR7 data. The P-value for Mann-Whitney U test is </w:t>
        </w:r>
        <w:r>
          <w:rPr>
            <w:rFonts w:cstheme="minorHAnsi"/>
            <w:sz w:val="20"/>
            <w:szCs w:val="20"/>
          </w:rPr>
          <w:t>.09018. It shows that the difference between both data sets is not statistically significant.</w:t>
        </w:r>
      </w:ins>
    </w:p>
    <w:p w:rsidR="00032E39" w:rsidRDefault="00032E39">
      <w:pPr>
        <w:jc w:val="both"/>
        <w:rPr>
          <w:ins w:id="572" w:author="Humayra" w:date="2017-07-21T18:45:00Z"/>
          <w:rFonts w:cstheme="minorHAnsi"/>
          <w:szCs w:val="22"/>
        </w:rPr>
        <w:pPrChange w:id="573" w:author="Humayra" w:date="2017-07-21T18:23:00Z">
          <w:pPr/>
        </w:pPrChange>
      </w:pPr>
    </w:p>
    <w:p w:rsidR="00B932E4" w:rsidRDefault="00B932E4">
      <w:pPr>
        <w:jc w:val="both"/>
        <w:rPr>
          <w:ins w:id="574" w:author="Humayra" w:date="2017-07-21T18:46:00Z"/>
          <w:rFonts w:cstheme="minorHAnsi"/>
          <w:szCs w:val="22"/>
        </w:rPr>
        <w:pPrChange w:id="575" w:author="Humayra" w:date="2017-07-21T18:23:00Z">
          <w:pPr/>
        </w:pPrChange>
      </w:pPr>
      <w:ins w:id="576" w:author="Humayra" w:date="2017-07-21T18:46:00Z">
        <w:r>
          <w:rPr>
            <w:rFonts w:cstheme="minorHAnsi"/>
            <w:noProof/>
            <w:szCs w:val="22"/>
          </w:rPr>
          <w:drawing>
            <wp:inline distT="0" distB="0" distL="0" distR="0">
              <wp:extent cx="5943600" cy="2708275"/>
              <wp:effectExtent l="0" t="0" r="0" b="0"/>
              <wp:docPr id="10" name="Picture 10" descr="A close up of a map&#10;&#10;Description generated with very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Boxplot_Relative_mean_MI.tif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08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932E4" w:rsidRDefault="00B932E4" w:rsidP="00B932E4">
      <w:pPr>
        <w:autoSpaceDE w:val="0"/>
        <w:autoSpaceDN w:val="0"/>
        <w:adjustRightInd w:val="0"/>
        <w:spacing w:after="0" w:line="240" w:lineRule="auto"/>
        <w:jc w:val="both"/>
        <w:rPr>
          <w:ins w:id="577" w:author="Humayra" w:date="2017-07-21T18:46:00Z"/>
          <w:rFonts w:cstheme="minorHAnsi"/>
          <w:sz w:val="20"/>
          <w:szCs w:val="20"/>
        </w:rPr>
      </w:pPr>
      <w:ins w:id="578" w:author="Humayra" w:date="2017-07-21T18:46:00Z">
        <w:r>
          <w:rPr>
            <w:rFonts w:ascii="Calibri" w:hAnsi="Calibri" w:cs="Calibri"/>
            <w:sz w:val="20"/>
            <w:szCs w:val="20"/>
          </w:rPr>
          <w:t xml:space="preserve">Figure 9: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 relative MI values</w:t>
        </w:r>
        <w:r w:rsidRPr="00362A07">
          <w:rPr>
            <w:rFonts w:cstheme="minorHAnsi"/>
            <w:sz w:val="20"/>
            <w:szCs w:val="20"/>
          </w:rPr>
          <w:t xml:space="preserve"> for WT and CCR7 data. The P-value for Mann-Whitney U test is </w:t>
        </w:r>
        <w:r>
          <w:rPr>
            <w:rFonts w:cstheme="minorHAnsi"/>
            <w:sz w:val="20"/>
            <w:szCs w:val="20"/>
          </w:rPr>
          <w:t>.0011. It shows that the difference between both data sets is statistically significant.</w:t>
        </w:r>
      </w:ins>
    </w:p>
    <w:p w:rsidR="00B932E4" w:rsidRDefault="00B932E4">
      <w:pPr>
        <w:jc w:val="both"/>
        <w:rPr>
          <w:ins w:id="579" w:author="Humayra" w:date="2017-07-21T18:47:00Z"/>
          <w:rFonts w:cstheme="minorHAnsi"/>
          <w:szCs w:val="22"/>
        </w:rPr>
        <w:pPrChange w:id="580" w:author="Humayra" w:date="2017-07-21T18:23:00Z">
          <w:pPr/>
        </w:pPrChange>
      </w:pPr>
    </w:p>
    <w:p w:rsidR="00942969" w:rsidRDefault="00942969">
      <w:pPr>
        <w:jc w:val="both"/>
        <w:rPr>
          <w:ins w:id="581" w:author="Humayra" w:date="2017-07-21T18:48:00Z"/>
          <w:rFonts w:cstheme="minorHAnsi"/>
          <w:szCs w:val="22"/>
        </w:rPr>
        <w:pPrChange w:id="582" w:author="Humayra" w:date="2017-07-21T18:23:00Z">
          <w:pPr/>
        </w:pPrChange>
      </w:pPr>
    </w:p>
    <w:p w:rsidR="00942969" w:rsidRDefault="00942969">
      <w:pPr>
        <w:jc w:val="both"/>
        <w:rPr>
          <w:ins w:id="583" w:author="Humayra" w:date="2017-07-21T18:48:00Z"/>
          <w:rFonts w:cstheme="minorHAnsi"/>
          <w:szCs w:val="22"/>
        </w:rPr>
        <w:pPrChange w:id="584" w:author="Humayra" w:date="2017-07-21T18:23:00Z">
          <w:pPr/>
        </w:pPrChange>
      </w:pPr>
    </w:p>
    <w:p w:rsidR="00942969" w:rsidRDefault="00942969">
      <w:pPr>
        <w:jc w:val="both"/>
        <w:rPr>
          <w:ins w:id="585" w:author="Humayra" w:date="2017-07-21T18:48:00Z"/>
          <w:rFonts w:cstheme="minorHAnsi"/>
          <w:szCs w:val="22"/>
        </w:rPr>
        <w:pPrChange w:id="586" w:author="Humayra" w:date="2017-07-21T18:23:00Z">
          <w:pPr/>
        </w:pPrChange>
      </w:pPr>
    </w:p>
    <w:p w:rsidR="00942969" w:rsidRDefault="00942969" w:rsidP="00942969">
      <w:pPr>
        <w:jc w:val="both"/>
        <w:rPr>
          <w:ins w:id="587" w:author="Humayra Tasnim" w:date="2017-08-07T12:42:00Z"/>
          <w:sz w:val="24"/>
          <w:szCs w:val="32"/>
        </w:rPr>
      </w:pPr>
      <w:ins w:id="588" w:author="Humayra" w:date="2017-07-21T18:48:00Z">
        <w:r>
          <w:rPr>
            <w:sz w:val="24"/>
            <w:szCs w:val="32"/>
          </w:rPr>
          <w:lastRenderedPageBreak/>
          <w:t>Mutual Information Analysis (T-HEV)</w:t>
        </w:r>
        <w:r w:rsidRPr="000100EE">
          <w:rPr>
            <w:sz w:val="24"/>
            <w:szCs w:val="32"/>
          </w:rPr>
          <w:t>:</w:t>
        </w:r>
      </w:ins>
    </w:p>
    <w:p w:rsidR="00131846" w:rsidRDefault="00131846" w:rsidP="00942969">
      <w:pPr>
        <w:jc w:val="both"/>
        <w:rPr>
          <w:ins w:id="589" w:author="Humayra Tasnim" w:date="2017-08-07T12:42:00Z"/>
          <w:sz w:val="24"/>
          <w:szCs w:val="32"/>
        </w:rPr>
      </w:pPr>
    </w:p>
    <w:p w:rsidR="00131846" w:rsidRPr="00131846" w:rsidRDefault="00131846" w:rsidP="00942969">
      <w:pPr>
        <w:jc w:val="both"/>
        <w:rPr>
          <w:ins w:id="590" w:author="Humayra" w:date="2017-07-21T18:48:00Z"/>
          <w:szCs w:val="22"/>
          <w:rPrChange w:id="591" w:author="Humayra Tasnim" w:date="2017-08-07T12:42:00Z">
            <w:rPr>
              <w:ins w:id="592" w:author="Humayra" w:date="2017-07-21T18:48:00Z"/>
              <w:sz w:val="24"/>
              <w:szCs w:val="32"/>
            </w:rPr>
          </w:rPrChange>
        </w:rPr>
      </w:pPr>
      <w:ins w:id="593" w:author="Humayra Tasnim" w:date="2017-08-07T12:42:00Z">
        <w:r w:rsidRPr="00131846">
          <w:rPr>
            <w:szCs w:val="22"/>
            <w:rPrChange w:id="594" w:author="Humayra Tasnim" w:date="2017-08-07T12:42:00Z">
              <w:rPr>
                <w:sz w:val="24"/>
                <w:szCs w:val="32"/>
              </w:rPr>
            </w:rPrChange>
          </w:rPr>
          <w:t>For</w:t>
        </w:r>
        <w:r>
          <w:rPr>
            <w:szCs w:val="22"/>
          </w:rPr>
          <w:t xml:space="preserve"> HEV red channel is HEV blood vessel and green channels are T cells.</w:t>
        </w:r>
      </w:ins>
    </w:p>
    <w:p w:rsidR="00942969" w:rsidDel="00131846" w:rsidRDefault="00131846" w:rsidP="00942969">
      <w:pPr>
        <w:jc w:val="both"/>
        <w:rPr>
          <w:ins w:id="595" w:author="Humayra" w:date="2017-07-21T18:48:00Z"/>
          <w:del w:id="596" w:author="Humayra Tasnim" w:date="2017-08-07T12:36:00Z"/>
          <w:sz w:val="24"/>
          <w:szCs w:val="32"/>
        </w:rPr>
      </w:pPr>
      <w:ins w:id="597" w:author="Humayra Tasnim" w:date="2017-08-07T12:39:00Z">
        <w:r>
          <w:rPr>
            <w:noProof/>
            <w:sz w:val="24"/>
            <w:szCs w:val="32"/>
          </w:rPr>
          <w:drawing>
            <wp:inline distT="0" distB="0" distL="0" distR="0">
              <wp:extent cx="6473820" cy="4200525"/>
              <wp:effectExtent l="0" t="0" r="381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HEV_MI.tif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6096" cy="42020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598" w:author="Humayra" w:date="2017-07-21T18:48:00Z">
        <w:del w:id="599" w:author="Humayra Tasnim" w:date="2017-08-07T12:36:00Z">
          <w:r w:rsidR="00942969" w:rsidDel="00131846">
            <w:rPr>
              <w:sz w:val="24"/>
              <w:szCs w:val="32"/>
            </w:rPr>
            <w:delText>To be updated</w:delText>
          </w:r>
        </w:del>
      </w:ins>
    </w:p>
    <w:p w:rsidR="00942969" w:rsidRDefault="00942969" w:rsidP="00942969">
      <w:pPr>
        <w:jc w:val="both"/>
        <w:rPr>
          <w:ins w:id="600" w:author="Humayra" w:date="2017-07-21T18:48:00Z"/>
          <w:sz w:val="24"/>
          <w:szCs w:val="32"/>
        </w:rPr>
      </w:pPr>
    </w:p>
    <w:p w:rsidR="00131846" w:rsidRDefault="00131846" w:rsidP="00942969">
      <w:pPr>
        <w:jc w:val="both"/>
        <w:rPr>
          <w:ins w:id="601" w:author="Humayra Tasnim" w:date="2017-08-07T12:43:00Z"/>
          <w:rFonts w:cstheme="minorHAnsi"/>
          <w:sz w:val="20"/>
          <w:szCs w:val="20"/>
          <w:lang w:bidi="ar-SA"/>
        </w:rPr>
      </w:pPr>
      <w:ins w:id="602" w:author="Humayra Tasnim" w:date="2017-08-07T12:41:00Z">
        <w:r>
          <w:rPr>
            <w:rFonts w:ascii="Calibri" w:hAnsi="Calibri" w:cs="Calibri"/>
            <w:sz w:val="20"/>
            <w:szCs w:val="20"/>
          </w:rPr>
          <w:t>Figure 10</w:t>
        </w:r>
        <w:r>
          <w:rPr>
            <w:rFonts w:ascii="Calibri" w:hAnsi="Calibri" w:cs="Calibri"/>
            <w:sz w:val="20"/>
            <w:szCs w:val="20"/>
          </w:rPr>
          <w:t>:</w:t>
        </w:r>
      </w:ins>
      <w:ins w:id="603" w:author="Humayra Tasnim" w:date="2017-08-07T12:43:00Z">
        <w:r>
          <w:rPr>
            <w:rFonts w:ascii="Calibri" w:hAnsi="Calibri" w:cs="Calibri"/>
            <w:sz w:val="20"/>
            <w:szCs w:val="20"/>
          </w:rPr>
          <w:t xml:space="preserve"> </w:t>
        </w:r>
      </w:ins>
      <w:ins w:id="604" w:author="Humayra Tasnim" w:date="2017-08-07T12:40:00Z">
        <w:r w:rsidRPr="00362A07">
          <w:rPr>
            <w:rFonts w:cstheme="minorHAnsi"/>
            <w:sz w:val="20"/>
            <w:szCs w:val="20"/>
            <w:lang w:bidi="ar-SA"/>
          </w:rPr>
          <w:t>These plots show the mutual inform</w:t>
        </w:r>
        <w:r>
          <w:rPr>
            <w:rFonts w:cstheme="minorHAnsi"/>
            <w:sz w:val="20"/>
            <w:szCs w:val="20"/>
            <w:lang w:bidi="ar-SA"/>
          </w:rPr>
          <w:t>ation analysis for 4 HEV videos</w:t>
        </w:r>
        <w:r w:rsidRPr="00362A07">
          <w:rPr>
            <w:rFonts w:cstheme="minorHAnsi"/>
            <w:sz w:val="20"/>
            <w:szCs w:val="20"/>
            <w:lang w:bidi="ar-SA"/>
          </w:rPr>
          <w:t>. Time steps is in the x-axis and MI is in the y-axis. Blue line shows MI</w:t>
        </w:r>
      </w:ins>
      <w:ins w:id="605" w:author="Humayra Tasnim" w:date="2017-08-07T12:43:00Z">
        <w:r>
          <w:rPr>
            <w:rFonts w:cstheme="minorHAnsi"/>
            <w:sz w:val="20"/>
            <w:szCs w:val="20"/>
            <w:lang w:bidi="ar-SA"/>
          </w:rPr>
          <w:t xml:space="preserve"> </w:t>
        </w:r>
      </w:ins>
      <w:ins w:id="606" w:author="Humayra Tasnim" w:date="2017-08-07T12:40:00Z">
        <w:r w:rsidRPr="00362A07">
          <w:rPr>
            <w:rFonts w:cstheme="minorHAnsi"/>
            <w:sz w:val="20"/>
            <w:szCs w:val="20"/>
            <w:lang w:bidi="ar-SA"/>
          </w:rPr>
          <w:t>(</w:t>
        </w:r>
        <w:proofErr w:type="gramStart"/>
        <w:r w:rsidRPr="00362A07">
          <w:rPr>
            <w:rFonts w:cstheme="minorHAnsi"/>
            <w:sz w:val="20"/>
            <w:szCs w:val="20"/>
            <w:lang w:bidi="ar-SA"/>
          </w:rPr>
          <w:t>R,G</w:t>
        </w:r>
        <w:proofErr w:type="gramEnd"/>
        <w:r w:rsidRPr="00362A07">
          <w:rPr>
            <w:rFonts w:cstheme="minorHAnsi"/>
            <w:sz w:val="20"/>
            <w:szCs w:val="20"/>
            <w:lang w:bidi="ar-SA"/>
          </w:rPr>
          <w:t>), redline shows MI(R,R), green line shows MI(G,G), magenta line shows MI(R,RS), black line shows MI(G,GS) and cyan line shows MI(G,RS).</w:t>
        </w:r>
      </w:ins>
      <w:ins w:id="607" w:author="Humayra Tasnim" w:date="2017-08-07T12:42:00Z">
        <w:r>
          <w:rPr>
            <w:rFonts w:cstheme="minorHAnsi"/>
            <w:sz w:val="20"/>
            <w:szCs w:val="20"/>
            <w:lang w:bidi="ar-SA"/>
          </w:rPr>
          <w:t xml:space="preserve"> </w:t>
        </w:r>
      </w:ins>
    </w:p>
    <w:p w:rsidR="00131846" w:rsidRDefault="00131846" w:rsidP="00942969">
      <w:pPr>
        <w:jc w:val="both"/>
        <w:rPr>
          <w:ins w:id="608" w:author="Humayra Tasnim" w:date="2017-08-07T12:43:00Z"/>
          <w:rFonts w:cstheme="minorHAnsi"/>
          <w:sz w:val="20"/>
          <w:szCs w:val="20"/>
          <w:lang w:bidi="ar-SA"/>
        </w:rPr>
      </w:pPr>
    </w:p>
    <w:p w:rsidR="00131846" w:rsidRDefault="00131846" w:rsidP="00942969">
      <w:pPr>
        <w:jc w:val="both"/>
        <w:rPr>
          <w:ins w:id="609" w:author="Humayra Tasnim" w:date="2017-08-07T12:40:00Z"/>
          <w:sz w:val="24"/>
          <w:szCs w:val="32"/>
        </w:rPr>
      </w:pPr>
      <w:ins w:id="610" w:author="Humayra Tasnim" w:date="2017-08-07T12:43:00Z">
        <w:r>
          <w:rPr>
            <w:rFonts w:cstheme="minorHAnsi"/>
            <w:sz w:val="20"/>
            <w:szCs w:val="20"/>
            <w:lang w:bidi="ar-SA"/>
          </w:rPr>
          <w:lastRenderedPageBreak/>
          <w:t xml:space="preserve"> </w:t>
        </w:r>
      </w:ins>
      <w:ins w:id="611" w:author="Humayra Tasnim" w:date="2017-08-07T12:52:00Z">
        <w:r>
          <w:rPr>
            <w:noProof/>
            <w:sz w:val="24"/>
            <w:szCs w:val="32"/>
          </w:rPr>
          <w:drawing>
            <wp:inline distT="0" distB="0" distL="0" distR="0">
              <wp:extent cx="6458599" cy="4371975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HEV_MI_Normal_Relative.tif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91327" cy="43941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35F4B" w:rsidRDefault="00C35F4B" w:rsidP="00C35F4B">
      <w:pPr>
        <w:rPr>
          <w:ins w:id="612" w:author="Humayra Tasnim" w:date="2017-08-07T12:55:00Z"/>
          <w:rFonts w:cstheme="minorHAnsi"/>
          <w:sz w:val="20"/>
          <w:szCs w:val="20"/>
          <w:lang w:bidi="ar-SA"/>
        </w:rPr>
      </w:pPr>
      <w:ins w:id="613" w:author="Humayra Tasnim" w:date="2017-08-07T12:53:00Z">
        <w:r>
          <w:rPr>
            <w:rFonts w:cstheme="minorHAnsi"/>
            <w:sz w:val="20"/>
            <w:szCs w:val="20"/>
            <w:lang w:bidi="ar-SA"/>
          </w:rPr>
          <w:t>Figure 11:</w:t>
        </w:r>
      </w:ins>
      <w:ins w:id="614" w:author="Humayra Tasnim" w:date="2017-08-07T12:54:00Z">
        <w:r>
          <w:rPr>
            <w:rFonts w:cstheme="minorHAnsi"/>
            <w:sz w:val="20"/>
            <w:szCs w:val="20"/>
            <w:lang w:bidi="ar-SA"/>
          </w:rPr>
          <w:t xml:space="preserve"> </w:t>
        </w:r>
      </w:ins>
      <w:ins w:id="615" w:author="Humayra Tasnim" w:date="2017-08-07T12:53:00Z">
        <w:r w:rsidRPr="00362A07">
          <w:rPr>
            <w:rFonts w:cstheme="minorHAnsi"/>
            <w:sz w:val="20"/>
            <w:szCs w:val="20"/>
            <w:lang w:bidi="ar-SA"/>
          </w:rPr>
          <w:t>Th</w:t>
        </w:r>
        <w:r>
          <w:rPr>
            <w:rFonts w:cstheme="minorHAnsi"/>
            <w:sz w:val="20"/>
            <w:szCs w:val="20"/>
            <w:lang w:bidi="ar-SA"/>
          </w:rPr>
          <w:t>ese plots show the compa</w:t>
        </w:r>
      </w:ins>
      <w:ins w:id="616" w:author="Humayra Tasnim" w:date="2017-08-07T12:54:00Z">
        <w:r>
          <w:rPr>
            <w:rFonts w:cstheme="minorHAnsi"/>
            <w:sz w:val="20"/>
            <w:szCs w:val="20"/>
            <w:lang w:bidi="ar-SA"/>
          </w:rPr>
          <w:t>rison among MI, Normalized MI and relative MI of HEV data</w:t>
        </w:r>
      </w:ins>
      <w:ins w:id="617" w:author="Humayra Tasnim" w:date="2017-08-07T12:53:00Z">
        <w:r w:rsidRPr="00362A07">
          <w:rPr>
            <w:rFonts w:cstheme="minorHAnsi"/>
            <w:sz w:val="20"/>
            <w:szCs w:val="20"/>
            <w:lang w:bidi="ar-SA"/>
          </w:rPr>
          <w:t>. Ti</w:t>
        </w:r>
        <w:r>
          <w:rPr>
            <w:rFonts w:cstheme="minorHAnsi"/>
            <w:sz w:val="20"/>
            <w:szCs w:val="20"/>
            <w:lang w:bidi="ar-SA"/>
          </w:rPr>
          <w:t>me steps is in the x-axis and MI</w:t>
        </w:r>
        <w:r>
          <w:rPr>
            <w:rFonts w:cstheme="minorHAnsi"/>
            <w:sz w:val="20"/>
            <w:szCs w:val="20"/>
            <w:lang w:bidi="ar-SA"/>
          </w:rPr>
          <w:t>, normalized MI and relative MI are</w:t>
        </w:r>
        <w:r w:rsidRPr="00362A07">
          <w:rPr>
            <w:rFonts w:cstheme="minorHAnsi"/>
            <w:sz w:val="20"/>
            <w:szCs w:val="20"/>
            <w:lang w:bidi="ar-SA"/>
          </w:rPr>
          <w:t xml:space="preserve"> in the y-axis. </w:t>
        </w:r>
        <w:r>
          <w:rPr>
            <w:rFonts w:cstheme="minorHAnsi"/>
            <w:sz w:val="20"/>
            <w:szCs w:val="20"/>
            <w:lang w:bidi="ar-SA"/>
          </w:rPr>
          <w:t>Blue</w:t>
        </w:r>
        <w:r>
          <w:rPr>
            <w:rFonts w:cstheme="minorHAnsi"/>
            <w:sz w:val="20"/>
            <w:szCs w:val="20"/>
            <w:lang w:bidi="ar-SA"/>
          </w:rPr>
          <w:t xml:space="preserve"> line shows the value of MI, red li</w:t>
        </w:r>
        <w:r>
          <w:rPr>
            <w:rFonts w:cstheme="minorHAnsi"/>
            <w:sz w:val="20"/>
            <w:szCs w:val="20"/>
            <w:lang w:bidi="ar-SA"/>
          </w:rPr>
          <w:t>ne shows the value of relative MI and green</w:t>
        </w:r>
        <w:r>
          <w:rPr>
            <w:rFonts w:cstheme="minorHAnsi"/>
            <w:sz w:val="20"/>
            <w:szCs w:val="20"/>
            <w:lang w:bidi="ar-SA"/>
          </w:rPr>
          <w:t xml:space="preserve"> line </w:t>
        </w:r>
        <w:r>
          <w:rPr>
            <w:rFonts w:cstheme="minorHAnsi"/>
            <w:sz w:val="20"/>
            <w:szCs w:val="20"/>
            <w:lang w:bidi="ar-SA"/>
          </w:rPr>
          <w:t>shows the value of normalized</w:t>
        </w:r>
        <w:r>
          <w:rPr>
            <w:rFonts w:cstheme="minorHAnsi"/>
            <w:sz w:val="20"/>
            <w:szCs w:val="20"/>
            <w:lang w:bidi="ar-SA"/>
          </w:rPr>
          <w:t xml:space="preserve"> MI with time across experiments.</w:t>
        </w:r>
      </w:ins>
    </w:p>
    <w:p w:rsidR="00C35F4B" w:rsidRDefault="00A125EF" w:rsidP="00C35F4B">
      <w:pPr>
        <w:rPr>
          <w:ins w:id="618" w:author="Humayra Tasnim" w:date="2017-08-07T12:53:00Z"/>
          <w:rFonts w:cstheme="minorHAnsi"/>
          <w:sz w:val="20"/>
          <w:szCs w:val="20"/>
          <w:lang w:bidi="ar-SA"/>
        </w:rPr>
      </w:pPr>
      <w:ins w:id="619" w:author="Humayra Tasnim" w:date="2017-08-07T13:02:00Z">
        <w:r>
          <w:rPr>
            <w:rFonts w:cstheme="minorHAnsi"/>
            <w:noProof/>
            <w:sz w:val="20"/>
            <w:szCs w:val="20"/>
            <w:lang w:bidi="ar-SA"/>
          </w:rPr>
          <w:lastRenderedPageBreak/>
          <w:drawing>
            <wp:inline distT="0" distB="0" distL="0" distR="0">
              <wp:extent cx="5572125" cy="3608189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mean_MI_HEV_CCR7_WT.tif"/>
                      <pic:cNvPicPr/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4342" cy="3616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31846" w:rsidRDefault="00A125EF" w:rsidP="00942969">
      <w:pPr>
        <w:jc w:val="both"/>
        <w:rPr>
          <w:ins w:id="620" w:author="Humayra Tasnim" w:date="2017-08-07T13:05:00Z"/>
          <w:rFonts w:cstheme="minorHAnsi"/>
          <w:sz w:val="20"/>
          <w:szCs w:val="20"/>
        </w:rPr>
      </w:pPr>
      <w:ins w:id="621" w:author="Humayra Tasnim" w:date="2017-08-07T13:03:00Z">
        <w:r>
          <w:rPr>
            <w:rFonts w:ascii="Calibri" w:hAnsi="Calibri" w:cs="Calibri"/>
            <w:sz w:val="20"/>
            <w:szCs w:val="20"/>
          </w:rPr>
          <w:t>Figure 12</w:t>
        </w:r>
        <w:r>
          <w:rPr>
            <w:rFonts w:ascii="Calibri" w:hAnsi="Calibri" w:cs="Calibri"/>
            <w:sz w:val="20"/>
            <w:szCs w:val="20"/>
          </w:rPr>
          <w:t xml:space="preserve">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</w:t>
        </w:r>
        <w:r>
          <w:rPr>
            <w:rFonts w:cstheme="minorHAnsi"/>
            <w:sz w:val="20"/>
            <w:szCs w:val="20"/>
          </w:rPr>
          <w:t xml:space="preserve"> MI values</w:t>
        </w:r>
        <w:r>
          <w:rPr>
            <w:rFonts w:cstheme="minorHAnsi"/>
            <w:sz w:val="20"/>
            <w:szCs w:val="20"/>
          </w:rPr>
          <w:t xml:space="preserve"> for WT,</w:t>
        </w:r>
        <w:r w:rsidRPr="00362A07">
          <w:rPr>
            <w:rFonts w:cstheme="minorHAnsi"/>
            <w:sz w:val="20"/>
            <w:szCs w:val="20"/>
          </w:rPr>
          <w:t xml:space="preserve"> CCR7</w:t>
        </w:r>
        <w:r>
          <w:rPr>
            <w:rFonts w:cstheme="minorHAnsi"/>
            <w:sz w:val="20"/>
            <w:szCs w:val="20"/>
          </w:rPr>
          <w:t xml:space="preserve"> and HEV data.</w:t>
        </w:r>
      </w:ins>
      <w:ins w:id="622" w:author="Humayra Tasnim" w:date="2017-08-07T13:04:00Z">
        <w:r>
          <w:rPr>
            <w:rFonts w:cstheme="minorHAnsi"/>
            <w:sz w:val="20"/>
            <w:szCs w:val="20"/>
          </w:rPr>
          <w:t xml:space="preserve"> </w:t>
        </w:r>
        <w:r w:rsidRPr="00362A07">
          <w:rPr>
            <w:rFonts w:cstheme="minorHAnsi"/>
            <w:sz w:val="20"/>
            <w:szCs w:val="20"/>
          </w:rPr>
          <w:t>Mann-Whitney U test</w:t>
        </w:r>
        <w:r>
          <w:rPr>
            <w:rFonts w:cstheme="minorHAnsi"/>
            <w:sz w:val="20"/>
            <w:szCs w:val="20"/>
          </w:rPr>
          <w:t xml:space="preserve"> has been performed to calculate the statistical comparison.</w:t>
        </w:r>
      </w:ins>
    </w:p>
    <w:p w:rsidR="00A125EF" w:rsidRDefault="00A125EF" w:rsidP="00942969">
      <w:pPr>
        <w:jc w:val="both"/>
        <w:rPr>
          <w:ins w:id="623" w:author="Humayra Tasnim" w:date="2017-08-07T13:04:00Z"/>
          <w:rFonts w:cstheme="minorHAnsi"/>
          <w:sz w:val="20"/>
          <w:szCs w:val="20"/>
        </w:rPr>
      </w:pPr>
    </w:p>
    <w:p w:rsidR="00A125EF" w:rsidRDefault="00A125EF" w:rsidP="00942969">
      <w:pPr>
        <w:jc w:val="both"/>
        <w:rPr>
          <w:ins w:id="624" w:author="Humayra Tasnim" w:date="2017-08-07T13:03:00Z"/>
          <w:sz w:val="24"/>
          <w:szCs w:val="32"/>
        </w:rPr>
      </w:pPr>
      <w:ins w:id="625" w:author="Humayra Tasnim" w:date="2017-08-07T13:04:00Z">
        <w:r>
          <w:rPr>
            <w:noProof/>
            <w:sz w:val="24"/>
            <w:szCs w:val="32"/>
          </w:rPr>
          <w:drawing>
            <wp:inline distT="0" distB="0" distL="0" distR="0">
              <wp:extent cx="5781675" cy="3355123"/>
              <wp:effectExtent l="0" t="0" r="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Normalized_mean_MI_HEV_CCR7_WT.tif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3798" cy="33621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125EF" w:rsidRDefault="00A125EF" w:rsidP="00A125EF">
      <w:pPr>
        <w:jc w:val="both"/>
        <w:rPr>
          <w:ins w:id="626" w:author="Humayra Tasnim" w:date="2017-08-07T13:05:00Z"/>
          <w:rFonts w:cstheme="minorHAnsi"/>
          <w:sz w:val="20"/>
          <w:szCs w:val="20"/>
        </w:rPr>
      </w:pPr>
      <w:ins w:id="627" w:author="Humayra Tasnim" w:date="2017-08-07T13:05:00Z">
        <w:r>
          <w:rPr>
            <w:rFonts w:ascii="Calibri" w:hAnsi="Calibri" w:cs="Calibri"/>
            <w:sz w:val="20"/>
            <w:szCs w:val="20"/>
          </w:rPr>
          <w:t>Figure 1</w:t>
        </w:r>
      </w:ins>
      <w:ins w:id="628" w:author="Humayra Tasnim" w:date="2017-08-07T13:06:00Z">
        <w:r>
          <w:rPr>
            <w:rFonts w:ascii="Calibri" w:hAnsi="Calibri" w:cs="Calibri"/>
            <w:sz w:val="20"/>
            <w:szCs w:val="20"/>
          </w:rPr>
          <w:t>3</w:t>
        </w:r>
      </w:ins>
      <w:ins w:id="629" w:author="Humayra Tasnim" w:date="2017-08-07T13:05:00Z">
        <w:r>
          <w:rPr>
            <w:rFonts w:ascii="Calibri" w:hAnsi="Calibri" w:cs="Calibri"/>
            <w:sz w:val="20"/>
            <w:szCs w:val="20"/>
          </w:rPr>
          <w:t xml:space="preserve">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</w:t>
        </w:r>
        <w:r>
          <w:rPr>
            <w:rFonts w:cstheme="minorHAnsi"/>
            <w:sz w:val="20"/>
            <w:szCs w:val="20"/>
          </w:rPr>
          <w:t xml:space="preserve"> normalized</w:t>
        </w:r>
        <w:r>
          <w:rPr>
            <w:rFonts w:cstheme="minorHAnsi"/>
            <w:sz w:val="20"/>
            <w:szCs w:val="20"/>
          </w:rPr>
          <w:t xml:space="preserve"> MI values for WT,</w:t>
        </w:r>
        <w:r w:rsidRPr="00362A07">
          <w:rPr>
            <w:rFonts w:cstheme="minorHAnsi"/>
            <w:sz w:val="20"/>
            <w:szCs w:val="20"/>
          </w:rPr>
          <w:t xml:space="preserve"> CCR7</w:t>
        </w:r>
        <w:r>
          <w:rPr>
            <w:rFonts w:cstheme="minorHAnsi"/>
            <w:sz w:val="20"/>
            <w:szCs w:val="20"/>
          </w:rPr>
          <w:t xml:space="preserve"> and HEV data. </w:t>
        </w:r>
        <w:r w:rsidRPr="00362A07">
          <w:rPr>
            <w:rFonts w:cstheme="minorHAnsi"/>
            <w:sz w:val="20"/>
            <w:szCs w:val="20"/>
          </w:rPr>
          <w:t>Mann-Whitney U test</w:t>
        </w:r>
        <w:r>
          <w:rPr>
            <w:rFonts w:cstheme="minorHAnsi"/>
            <w:sz w:val="20"/>
            <w:szCs w:val="20"/>
          </w:rPr>
          <w:t xml:space="preserve"> has been performed to calculate the statistical comparison.</w:t>
        </w:r>
      </w:ins>
    </w:p>
    <w:p w:rsidR="00A125EF" w:rsidRDefault="00A125EF" w:rsidP="00942969">
      <w:pPr>
        <w:jc w:val="both"/>
        <w:rPr>
          <w:ins w:id="630" w:author="Humayra Tasnim" w:date="2017-08-07T13:03:00Z"/>
          <w:sz w:val="24"/>
          <w:szCs w:val="32"/>
        </w:rPr>
      </w:pPr>
    </w:p>
    <w:p w:rsidR="00A125EF" w:rsidRDefault="00A125EF" w:rsidP="00942969">
      <w:pPr>
        <w:jc w:val="both"/>
        <w:rPr>
          <w:ins w:id="631" w:author="Humayra Tasnim" w:date="2017-08-07T13:03:00Z"/>
          <w:sz w:val="24"/>
          <w:szCs w:val="32"/>
        </w:rPr>
      </w:pPr>
      <w:ins w:id="632" w:author="Humayra Tasnim" w:date="2017-08-07T13:06:00Z">
        <w:r>
          <w:rPr>
            <w:noProof/>
            <w:sz w:val="24"/>
            <w:szCs w:val="32"/>
          </w:rPr>
          <w:drawing>
            <wp:inline distT="0" distB="0" distL="0" distR="0">
              <wp:extent cx="6112674" cy="2686050"/>
              <wp:effectExtent l="0" t="0" r="254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Relative_mean_MI_HEV_CCR7_WT.tif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7459" cy="26881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125EF" w:rsidRDefault="00A125EF" w:rsidP="00A125EF">
      <w:pPr>
        <w:jc w:val="both"/>
        <w:rPr>
          <w:ins w:id="633" w:author="Humayra Tasnim" w:date="2017-08-07T13:06:00Z"/>
          <w:rFonts w:cstheme="minorHAnsi"/>
          <w:sz w:val="20"/>
          <w:szCs w:val="20"/>
        </w:rPr>
      </w:pPr>
      <w:ins w:id="634" w:author="Humayra Tasnim" w:date="2017-08-07T13:06:00Z">
        <w:r>
          <w:rPr>
            <w:rFonts w:ascii="Calibri" w:hAnsi="Calibri" w:cs="Calibri"/>
            <w:sz w:val="20"/>
            <w:szCs w:val="20"/>
          </w:rPr>
          <w:t>Figure 14</w:t>
        </w:r>
        <w:r>
          <w:rPr>
            <w:rFonts w:ascii="Calibri" w:hAnsi="Calibri" w:cs="Calibri"/>
            <w:sz w:val="20"/>
            <w:szCs w:val="20"/>
          </w:rPr>
          <w:t xml:space="preserve">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</w:t>
        </w:r>
        <w:r>
          <w:rPr>
            <w:rFonts w:cstheme="minorHAnsi"/>
            <w:sz w:val="20"/>
            <w:szCs w:val="20"/>
          </w:rPr>
          <w:t xml:space="preserve"> relative</w:t>
        </w:r>
        <w:bookmarkStart w:id="635" w:name="_GoBack"/>
        <w:bookmarkEnd w:id="635"/>
        <w:r>
          <w:rPr>
            <w:rFonts w:cstheme="minorHAnsi"/>
            <w:sz w:val="20"/>
            <w:szCs w:val="20"/>
          </w:rPr>
          <w:t xml:space="preserve"> MI values for WT,</w:t>
        </w:r>
        <w:r w:rsidRPr="00362A07">
          <w:rPr>
            <w:rFonts w:cstheme="minorHAnsi"/>
            <w:sz w:val="20"/>
            <w:szCs w:val="20"/>
          </w:rPr>
          <w:t xml:space="preserve"> CCR7</w:t>
        </w:r>
        <w:r>
          <w:rPr>
            <w:rFonts w:cstheme="minorHAnsi"/>
            <w:sz w:val="20"/>
            <w:szCs w:val="20"/>
          </w:rPr>
          <w:t xml:space="preserve"> and HEV data. </w:t>
        </w:r>
        <w:r w:rsidRPr="00362A07">
          <w:rPr>
            <w:rFonts w:cstheme="minorHAnsi"/>
            <w:sz w:val="20"/>
            <w:szCs w:val="20"/>
          </w:rPr>
          <w:t>Mann-Whitney U test</w:t>
        </w:r>
        <w:r>
          <w:rPr>
            <w:rFonts w:cstheme="minorHAnsi"/>
            <w:sz w:val="20"/>
            <w:szCs w:val="20"/>
          </w:rPr>
          <w:t xml:space="preserve"> has been performed to calculate the statistical comparison.</w:t>
        </w:r>
      </w:ins>
    </w:p>
    <w:p w:rsidR="00A125EF" w:rsidRDefault="00A125EF" w:rsidP="00942969">
      <w:pPr>
        <w:jc w:val="both"/>
        <w:rPr>
          <w:ins w:id="636" w:author="Humayra Tasnim" w:date="2017-08-07T12:40:00Z"/>
          <w:sz w:val="24"/>
          <w:szCs w:val="32"/>
        </w:rPr>
      </w:pPr>
    </w:p>
    <w:p w:rsidR="00942969" w:rsidRDefault="00942969" w:rsidP="00942969">
      <w:pPr>
        <w:jc w:val="both"/>
        <w:rPr>
          <w:ins w:id="637" w:author="Humayra" w:date="2017-07-21T18:48:00Z"/>
          <w:sz w:val="24"/>
          <w:szCs w:val="32"/>
        </w:rPr>
      </w:pPr>
      <w:ins w:id="638" w:author="Humayra" w:date="2017-07-21T18:48:00Z">
        <w:r>
          <w:rPr>
            <w:sz w:val="24"/>
            <w:szCs w:val="32"/>
          </w:rPr>
          <w:t>Mutual Information Analysis (T-FRC)</w:t>
        </w:r>
        <w:r w:rsidRPr="000100EE">
          <w:rPr>
            <w:sz w:val="24"/>
            <w:szCs w:val="32"/>
          </w:rPr>
          <w:t>:</w:t>
        </w:r>
      </w:ins>
    </w:p>
    <w:p w:rsidR="00942969" w:rsidRDefault="00942969" w:rsidP="00942969">
      <w:pPr>
        <w:jc w:val="both"/>
        <w:rPr>
          <w:ins w:id="639" w:author="Humayra" w:date="2017-07-21T18:48:00Z"/>
          <w:sz w:val="24"/>
          <w:szCs w:val="32"/>
        </w:rPr>
      </w:pPr>
    </w:p>
    <w:p w:rsidR="00942969" w:rsidRDefault="00942969" w:rsidP="00942969">
      <w:pPr>
        <w:jc w:val="both"/>
        <w:rPr>
          <w:ins w:id="640" w:author="Humayra" w:date="2017-07-21T18:49:00Z"/>
          <w:sz w:val="24"/>
          <w:szCs w:val="32"/>
        </w:rPr>
      </w:pPr>
      <w:ins w:id="641" w:author="Humayra" w:date="2017-07-21T18:48:00Z">
        <w:r>
          <w:rPr>
            <w:sz w:val="24"/>
            <w:szCs w:val="32"/>
          </w:rPr>
          <w:t>To be updated</w:t>
        </w:r>
      </w:ins>
    </w:p>
    <w:p w:rsidR="00942969" w:rsidRDefault="00942969" w:rsidP="00942969">
      <w:pPr>
        <w:jc w:val="both"/>
        <w:rPr>
          <w:ins w:id="642" w:author="Humayra" w:date="2017-07-21T18:49:00Z"/>
          <w:sz w:val="24"/>
          <w:szCs w:val="32"/>
        </w:rPr>
      </w:pPr>
    </w:p>
    <w:p w:rsidR="00942969" w:rsidRDefault="00942969" w:rsidP="00942969">
      <w:pPr>
        <w:jc w:val="both"/>
        <w:rPr>
          <w:ins w:id="643" w:author="Humayra" w:date="2017-07-21T18:49:00Z"/>
          <w:sz w:val="24"/>
          <w:szCs w:val="32"/>
        </w:rPr>
      </w:pPr>
      <w:ins w:id="644" w:author="Humayra" w:date="2017-07-21T18:49:00Z">
        <w:r>
          <w:rPr>
            <w:sz w:val="24"/>
            <w:szCs w:val="32"/>
          </w:rPr>
          <w:t>T-DC distance analysis:</w:t>
        </w:r>
      </w:ins>
    </w:p>
    <w:p w:rsidR="00942969" w:rsidRDefault="00942969" w:rsidP="00942969">
      <w:pPr>
        <w:jc w:val="both"/>
        <w:rPr>
          <w:ins w:id="645" w:author="Humayra" w:date="2017-07-21T18:48:00Z"/>
          <w:sz w:val="24"/>
          <w:szCs w:val="32"/>
        </w:rPr>
      </w:pPr>
      <w:ins w:id="646" w:author="Humayra" w:date="2017-07-21T18:50:00Z">
        <w:r>
          <w:rPr>
            <w:sz w:val="24"/>
            <w:szCs w:val="32"/>
          </w:rPr>
          <w:t>To be updated with Janie’s results</w:t>
        </w:r>
      </w:ins>
    </w:p>
    <w:p w:rsidR="00942969" w:rsidRDefault="00942969" w:rsidP="00942969">
      <w:pPr>
        <w:jc w:val="both"/>
        <w:rPr>
          <w:ins w:id="647" w:author="Humayra" w:date="2017-07-21T18:48:00Z"/>
          <w:sz w:val="24"/>
          <w:szCs w:val="32"/>
        </w:rPr>
      </w:pPr>
    </w:p>
    <w:p w:rsidR="00942969" w:rsidRDefault="00942969">
      <w:pPr>
        <w:jc w:val="both"/>
        <w:rPr>
          <w:ins w:id="648" w:author="Humayra" w:date="2017-07-21T18:47:00Z"/>
          <w:rFonts w:cstheme="minorHAnsi"/>
          <w:szCs w:val="22"/>
        </w:rPr>
        <w:pPrChange w:id="649" w:author="Humayra" w:date="2017-07-21T18:23:00Z">
          <w:pPr/>
        </w:pPrChange>
      </w:pPr>
    </w:p>
    <w:p w:rsidR="00942969" w:rsidRPr="00B530F8" w:rsidRDefault="00942969">
      <w:pPr>
        <w:jc w:val="both"/>
        <w:rPr>
          <w:rFonts w:cstheme="minorHAnsi"/>
          <w:szCs w:val="22"/>
          <w:rPrChange w:id="650" w:author="Humayra" w:date="2017-07-21T18:10:00Z">
            <w:rPr/>
          </w:rPrChange>
        </w:rPr>
        <w:pPrChange w:id="651" w:author="Humayra" w:date="2017-07-21T18:23:00Z">
          <w:pPr/>
        </w:pPrChange>
      </w:pPr>
    </w:p>
    <w:sectPr w:rsidR="00942969" w:rsidRPr="00B53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53AA3"/>
    <w:multiLevelType w:val="hybridMultilevel"/>
    <w:tmpl w:val="BD2A9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umayra Tasnim">
    <w15:presenceInfo w15:providerId="None" w15:userId="Humayra Tasnim"/>
  </w15:person>
  <w15:person w15:author="Humayra">
    <w15:presenceInfo w15:providerId="None" w15:userId="Humay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063"/>
    <w:rsid w:val="00032E39"/>
    <w:rsid w:val="00076741"/>
    <w:rsid w:val="00131846"/>
    <w:rsid w:val="00174F3B"/>
    <w:rsid w:val="001870CF"/>
    <w:rsid w:val="00277095"/>
    <w:rsid w:val="003A5082"/>
    <w:rsid w:val="0047549C"/>
    <w:rsid w:val="005567D4"/>
    <w:rsid w:val="0077419B"/>
    <w:rsid w:val="0081507D"/>
    <w:rsid w:val="008512A5"/>
    <w:rsid w:val="00896EC6"/>
    <w:rsid w:val="008A1611"/>
    <w:rsid w:val="00942969"/>
    <w:rsid w:val="00A125EF"/>
    <w:rsid w:val="00B530F8"/>
    <w:rsid w:val="00B932E4"/>
    <w:rsid w:val="00BC09B8"/>
    <w:rsid w:val="00C007EA"/>
    <w:rsid w:val="00C35F4B"/>
    <w:rsid w:val="00CB5DB2"/>
    <w:rsid w:val="00D50C8B"/>
    <w:rsid w:val="00DC7063"/>
    <w:rsid w:val="00E91779"/>
    <w:rsid w:val="00EE5296"/>
    <w:rsid w:val="00F25138"/>
    <w:rsid w:val="00F54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A4369"/>
  <w15:chartTrackingRefBased/>
  <w15:docId w15:val="{1C7935F1-0312-49A9-829C-FE07B57BC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49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41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18" Type="http://schemas.openxmlformats.org/officeDocument/2006/relationships/image" Target="media/image13.tif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tif"/><Relationship Id="rId12" Type="http://schemas.openxmlformats.org/officeDocument/2006/relationships/image" Target="media/image7.tiff"/><Relationship Id="rId17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11.t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10" Type="http://schemas.openxmlformats.org/officeDocument/2006/relationships/image" Target="media/image5.tiff"/><Relationship Id="rId19" Type="http://schemas.openxmlformats.org/officeDocument/2006/relationships/image" Target="media/image14.ti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E9469-AF13-4042-86E3-038D3C9E0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11</Pages>
  <Words>1298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Humayra Tasnim</dc:creator>
  <cp:keywords/>
  <dc:description/>
  <cp:lastModifiedBy>Humayra Tasnim</cp:lastModifiedBy>
  <cp:revision>7</cp:revision>
  <dcterms:created xsi:type="dcterms:W3CDTF">2017-07-21T19:40:00Z</dcterms:created>
  <dcterms:modified xsi:type="dcterms:W3CDTF">2017-08-07T19:06:00Z</dcterms:modified>
</cp:coreProperties>
</file>